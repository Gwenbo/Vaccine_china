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BCF5D7" w14:textId="77777777" w:rsidR="00FB221A" w:rsidRPr="00894005" w:rsidRDefault="00FB221A" w:rsidP="00B64CA3">
      <w:pPr>
        <w:jc w:val="center"/>
        <w:rPr>
          <w:b/>
          <w:i/>
          <w:sz w:val="24"/>
        </w:rPr>
      </w:pPr>
      <w:r w:rsidRPr="00894005">
        <w:rPr>
          <w:b/>
          <w:i/>
          <w:sz w:val="24"/>
        </w:rPr>
        <w:t xml:space="preserve">Mathematical modelling of future trends </w:t>
      </w:r>
      <w:r w:rsidR="003B40B3" w:rsidRPr="00894005">
        <w:rPr>
          <w:b/>
          <w:i/>
          <w:sz w:val="24"/>
        </w:rPr>
        <w:t>in TB epidemiology in China and</w:t>
      </w:r>
      <w:r w:rsidRPr="00894005">
        <w:rPr>
          <w:b/>
          <w:i/>
          <w:sz w:val="24"/>
        </w:rPr>
        <w:t xml:space="preserve"> the potential impact of TB vaccines in this population</w:t>
      </w:r>
    </w:p>
    <w:p w14:paraId="7F2FFFAF" w14:textId="3F106E97" w:rsidR="000603DF" w:rsidRDefault="00B64CA3" w:rsidP="00B64CA3">
      <w:r>
        <w:rPr>
          <w:b/>
          <w:i/>
        </w:rPr>
        <w:t xml:space="preserve">Authors: </w:t>
      </w:r>
      <w:r w:rsidRPr="00B64CA3">
        <w:t>Rebecca</w:t>
      </w:r>
      <w:r w:rsidR="00CF1AD3">
        <w:t xml:space="preserve"> C</w:t>
      </w:r>
      <w:r w:rsidRPr="00B64CA3">
        <w:t xml:space="preserve"> Harris, Tom Sumner, </w:t>
      </w:r>
      <w:r w:rsidR="000B71AA" w:rsidRPr="00B64CA3">
        <w:t xml:space="preserve">Gwen Knight, </w:t>
      </w:r>
      <w:proofErr w:type="gramStart"/>
      <w:r w:rsidRPr="00B64CA3">
        <w:t>Richard</w:t>
      </w:r>
      <w:proofErr w:type="gramEnd"/>
      <w:r w:rsidRPr="00B64CA3">
        <w:t xml:space="preserve"> </w:t>
      </w:r>
      <w:r w:rsidR="00A03CCF">
        <w:t xml:space="preserve">G </w:t>
      </w:r>
      <w:r w:rsidRPr="00B64CA3">
        <w:t>White</w:t>
      </w:r>
    </w:p>
    <w:p w14:paraId="464D7E19" w14:textId="3B06E7B0" w:rsidR="00CF1AD3" w:rsidRDefault="00CF1AD3" w:rsidP="00CF1AD3">
      <w:r>
        <w:rPr>
          <w:b/>
          <w:i/>
        </w:rPr>
        <w:t>Funding:</w:t>
      </w:r>
      <w:r w:rsidR="00F56278">
        <w:t xml:space="preserve"> </w:t>
      </w:r>
      <w:proofErr w:type="spellStart"/>
      <w:r w:rsidR="00F56278">
        <w:t>Aeras</w:t>
      </w:r>
      <w:proofErr w:type="spellEnd"/>
    </w:p>
    <w:p w14:paraId="12F32BD3" w14:textId="77777777" w:rsidR="00F56278" w:rsidRPr="00F56278" w:rsidRDefault="00F56278" w:rsidP="00CF1AD3"/>
    <w:p w14:paraId="2D04DC47" w14:textId="77777777" w:rsidR="004A7AA0" w:rsidRPr="004A7AA0" w:rsidRDefault="004A7AA0" w:rsidP="004A7AA0">
      <w:pPr>
        <w:spacing w:line="480" w:lineRule="auto"/>
        <w:rPr>
          <w:b/>
        </w:rPr>
      </w:pPr>
      <w:r w:rsidRPr="004A7AA0">
        <w:rPr>
          <w:b/>
        </w:rPr>
        <w:t>EXECUTIVE SUMMARY</w:t>
      </w:r>
    </w:p>
    <w:p w14:paraId="2E835687" w14:textId="77777777" w:rsidR="004A7AA0" w:rsidRPr="004A7AA0" w:rsidRDefault="004A7AA0" w:rsidP="00F56278">
      <w:pPr>
        <w:spacing w:line="240" w:lineRule="auto"/>
        <w:rPr>
          <w:i/>
        </w:rPr>
      </w:pPr>
      <w:r w:rsidRPr="004A7AA0">
        <w:rPr>
          <w:i/>
        </w:rPr>
        <w:t>Introduction:</w:t>
      </w:r>
    </w:p>
    <w:p w14:paraId="1BF4FCDB" w14:textId="20952112" w:rsidR="004A7AA0" w:rsidRPr="004D403F" w:rsidRDefault="004A7AA0" w:rsidP="004A7AA0">
      <w:pPr>
        <w:spacing w:line="480" w:lineRule="auto"/>
      </w:pPr>
      <w:r w:rsidRPr="004D403F">
        <w:t xml:space="preserve">With an estimated 1.4 million prevalent cases in 2012, China is estimated to have the second largest number of tuberculosis (TB) cases globally.  There is much uncertainty around the impact </w:t>
      </w:r>
      <w:r>
        <w:t xml:space="preserve">of </w:t>
      </w:r>
      <w:r w:rsidRPr="004D403F">
        <w:t xml:space="preserve">China’s demographic </w:t>
      </w:r>
      <w:r>
        <w:t>transition</w:t>
      </w:r>
      <w:r w:rsidRPr="004D403F">
        <w:t xml:space="preserve"> on </w:t>
      </w:r>
      <w:r>
        <w:t>the burden of tuberculosis disease</w:t>
      </w:r>
      <w:r w:rsidRPr="004D403F">
        <w:t xml:space="preserve">, </w:t>
      </w:r>
      <w:r>
        <w:t>as the increasing elderly population combined with a decline in the annual risk of TB infection may alter the trajectory of China’s TB epidemic</w:t>
      </w:r>
      <w:r w:rsidRPr="004D403F">
        <w:t>.  Novel TB vaccines are anticipated to be an important tool for achieving the 2050 WHO target of elimination of TB as a public health problem. Therefore an understanding of the potential impact</w:t>
      </w:r>
      <w:r>
        <w:t xml:space="preserve"> on the overall TB epidemiology in China</w:t>
      </w:r>
      <w:r w:rsidRPr="004D403F">
        <w:t xml:space="preserve"> </w:t>
      </w:r>
      <w:r>
        <w:t>due to</w:t>
      </w:r>
      <w:r w:rsidRPr="004D403F">
        <w:t xml:space="preserve"> </w:t>
      </w:r>
      <w:r>
        <w:t xml:space="preserve">protecting older adults and elderly through vaccination </w:t>
      </w:r>
      <w:r w:rsidRPr="004D403F">
        <w:t xml:space="preserve">is </w:t>
      </w:r>
      <w:r>
        <w:t xml:space="preserve">useful </w:t>
      </w:r>
      <w:r w:rsidRPr="004D403F">
        <w:t xml:space="preserve">for planning development and implementation strategies for novel vaccines. </w:t>
      </w:r>
    </w:p>
    <w:p w14:paraId="48C6F835" w14:textId="77777777" w:rsidR="004A7AA0" w:rsidRPr="004A7AA0" w:rsidRDefault="004A7AA0" w:rsidP="00F56278">
      <w:pPr>
        <w:spacing w:line="240" w:lineRule="auto"/>
        <w:rPr>
          <w:i/>
        </w:rPr>
      </w:pPr>
      <w:r w:rsidRPr="004A7AA0">
        <w:rPr>
          <w:i/>
        </w:rPr>
        <w:t xml:space="preserve">Aim: </w:t>
      </w:r>
    </w:p>
    <w:p w14:paraId="1B63FDA0" w14:textId="14227C45" w:rsidR="004A7AA0" w:rsidRPr="004D403F" w:rsidRDefault="004A7AA0" w:rsidP="004A7AA0">
      <w:pPr>
        <w:spacing w:line="480" w:lineRule="auto"/>
      </w:pPr>
      <w:r w:rsidRPr="004D403F">
        <w:t xml:space="preserve">To understand the relative contribution of the elderly population to </w:t>
      </w:r>
      <w:proofErr w:type="spellStart"/>
      <w:r w:rsidRPr="004A7AA0">
        <w:t>Mtb</w:t>
      </w:r>
      <w:proofErr w:type="spellEnd"/>
      <w:r w:rsidRPr="004D403F">
        <w:t xml:space="preserve"> transmission in China, and estimate the impact of new TB vaccines targeted to</w:t>
      </w:r>
      <w:r>
        <w:t xml:space="preserve"> older adults and the </w:t>
      </w:r>
      <w:r w:rsidRPr="004D403F">
        <w:t xml:space="preserve">elderly in China, </w:t>
      </w:r>
      <w:r>
        <w:t xml:space="preserve">in </w:t>
      </w:r>
      <w:r w:rsidRPr="004D403F">
        <w:t xml:space="preserve">several scenarios of vaccination coverage and vaccine characteristics </w:t>
      </w:r>
      <w:r>
        <w:t>(</w:t>
      </w:r>
      <w:r w:rsidRPr="004D403F">
        <w:t>mode of action, efficacy and duration of protection</w:t>
      </w:r>
      <w:r>
        <w:t>)</w:t>
      </w:r>
      <w:r w:rsidRPr="004D403F">
        <w:t>.</w:t>
      </w:r>
    </w:p>
    <w:p w14:paraId="6605AA61" w14:textId="77777777" w:rsidR="004A7AA0" w:rsidRPr="004A7AA0" w:rsidRDefault="004A7AA0" w:rsidP="00F56278">
      <w:pPr>
        <w:spacing w:line="240" w:lineRule="auto"/>
        <w:rPr>
          <w:i/>
        </w:rPr>
      </w:pPr>
      <w:r w:rsidRPr="004A7AA0">
        <w:rPr>
          <w:i/>
        </w:rPr>
        <w:t>Methods:</w:t>
      </w:r>
    </w:p>
    <w:p w14:paraId="0266417B" w14:textId="77777777" w:rsidR="004A7AA0" w:rsidRPr="004D403F" w:rsidRDefault="004A7AA0" w:rsidP="004A7AA0">
      <w:pPr>
        <w:spacing w:line="480" w:lineRule="auto"/>
      </w:pPr>
      <w:r w:rsidRPr="004D403F">
        <w:t>An age structured transmission model</w:t>
      </w:r>
      <w:r>
        <w:t xml:space="preserve">, incorporating </w:t>
      </w:r>
      <w:r w:rsidRPr="004D403F">
        <w:t>social mixing patterns</w:t>
      </w:r>
      <w:r>
        <w:t>,</w:t>
      </w:r>
      <w:r w:rsidRPr="004D403F">
        <w:t xml:space="preserve"> was used to estimate the age-specific TB burden </w:t>
      </w:r>
      <w:r>
        <w:t xml:space="preserve">between 2000 and </w:t>
      </w:r>
      <w:r w:rsidRPr="004D403F">
        <w:t xml:space="preserve">2050 in a baseline scenario. The model was calibrated to </w:t>
      </w:r>
      <w:r>
        <w:t xml:space="preserve">data and estimates of: </w:t>
      </w:r>
      <w:r w:rsidRPr="004D403F">
        <w:t>overall and age-stratified estimated population size for 2010 and 2050, pulmonary TB prevalence rates in 2000 and 2010, and TB incidence rate and TB mortality rate estimates for 2010.</w:t>
      </w:r>
      <w:r>
        <w:t xml:space="preserve"> Pre-infection and post-infection vaccine profiles (efficacious only when delivered uninfected individuals, or when delivered to either infected or uninfected individuals, respectively) </w:t>
      </w:r>
      <w:r>
        <w:lastRenderedPageBreak/>
        <w:t xml:space="preserve">were explored, varying vaccine efficacy (40%, 60% and 80%) and vaccine coverage (30% and 70%). Vaccine was assumed to be available from 2025, and was delivered as a </w:t>
      </w:r>
      <w:commentRangeStart w:id="0"/>
      <w:r w:rsidRPr="004A7AA0">
        <w:t>rolling</w:t>
      </w:r>
      <w:r>
        <w:t xml:space="preserve"> </w:t>
      </w:r>
      <w:commentRangeEnd w:id="0"/>
      <w:r w:rsidRPr="004A7AA0">
        <w:commentReference w:id="0"/>
      </w:r>
      <w:r>
        <w:t>campaign to 55 year olds, with a 3-year catch up campaign in older adults (55-64 years). All vaccines were assumed to provide 20 years duration of protection with 5% waning per year, therefore providing continued protection for many individual into the elderly period (</w:t>
      </w:r>
      <w:r>
        <w:sym w:font="Symbol" w:char="F0B3"/>
      </w:r>
      <w:r>
        <w:t>65 years). The model outcomes were: population attributable fractions (PAFs) by age at baseline, reduction in TB disease incidence rate and TB mortality rate in 2050 in the intervention scenarios versus baseline, and number needed to vaccinate (NNV) per TB disease case or TB death averted during the period 2025-2050.</w:t>
      </w:r>
    </w:p>
    <w:p w14:paraId="27EAB0ED" w14:textId="77777777" w:rsidR="004A7AA0" w:rsidRPr="004A7AA0" w:rsidRDefault="004A7AA0" w:rsidP="00F56278">
      <w:pPr>
        <w:spacing w:line="240" w:lineRule="auto"/>
        <w:rPr>
          <w:i/>
        </w:rPr>
      </w:pPr>
      <w:r w:rsidRPr="004A7AA0">
        <w:rPr>
          <w:i/>
        </w:rPr>
        <w:t>Results:</w:t>
      </w:r>
    </w:p>
    <w:p w14:paraId="71923223" w14:textId="77777777" w:rsidR="004A7AA0" w:rsidRPr="004D403F" w:rsidRDefault="004A7AA0" w:rsidP="004A7AA0">
      <w:pPr>
        <w:spacing w:line="480" w:lineRule="auto"/>
      </w:pPr>
      <w:r>
        <w:t>Model results suggest t</w:t>
      </w:r>
      <w:r w:rsidRPr="004D403F">
        <w:t xml:space="preserve">he </w:t>
      </w:r>
      <w:r>
        <w:t xml:space="preserve">PAF </w:t>
      </w:r>
      <w:r w:rsidRPr="004D403F">
        <w:t xml:space="preserve">of the elderly to </w:t>
      </w:r>
      <w:r>
        <w:t xml:space="preserve">total population </w:t>
      </w:r>
      <w:proofErr w:type="spellStart"/>
      <w:r w:rsidRPr="00725141">
        <w:rPr>
          <w:i/>
        </w:rPr>
        <w:t>Mtb</w:t>
      </w:r>
      <w:proofErr w:type="spellEnd"/>
      <w:r w:rsidRPr="004D403F">
        <w:t xml:space="preserve"> transmission is anticipated to increase from 3</w:t>
      </w:r>
      <w:r>
        <w:t>7%</w:t>
      </w:r>
      <w:r w:rsidRPr="004D403F">
        <w:t xml:space="preserve"> in 1970 to 66% in 2020</w:t>
      </w:r>
      <w:r>
        <w:t xml:space="preserve"> in the baseline scenario, and that v</w:t>
      </w:r>
      <w:r w:rsidRPr="004D403F">
        <w:t xml:space="preserve">accination could reduce the population-level tuberculosis incidence rate by </w:t>
      </w:r>
      <w:r>
        <w:t>1.2%-</w:t>
      </w:r>
      <w:r w:rsidRPr="004D403F">
        <w:t>21.5%</w:t>
      </w:r>
      <w:r>
        <w:t xml:space="preserve"> by 2050</w:t>
      </w:r>
      <w:r w:rsidRPr="004A7AA0">
        <w:t xml:space="preserve"> </w:t>
      </w:r>
      <w:r>
        <w:t>and t</w:t>
      </w:r>
      <w:r w:rsidRPr="004D403F">
        <w:t xml:space="preserve">uberculosis mortality rate by </w:t>
      </w:r>
      <w:r>
        <w:t>1.2%-</w:t>
      </w:r>
      <w:r w:rsidRPr="004D403F">
        <w:t>22.3%</w:t>
      </w:r>
      <w:r>
        <w:t xml:space="preserve"> by 2050, cumulatively </w:t>
      </w:r>
      <w:r w:rsidRPr="004D403F">
        <w:t xml:space="preserve">averting </w:t>
      </w:r>
      <w:r>
        <w:t xml:space="preserve">160,623- </w:t>
      </w:r>
      <w:r w:rsidRPr="004D403F">
        <w:t xml:space="preserve">2,978,349 cases and </w:t>
      </w:r>
      <w:r>
        <w:t>5,800-</w:t>
      </w:r>
      <w:r w:rsidRPr="004D403F">
        <w:t>112,057 deaths between 2025-2050</w:t>
      </w:r>
      <w:r>
        <w:t xml:space="preserve">. </w:t>
      </w:r>
      <w:r w:rsidRPr="004D403F">
        <w:t xml:space="preserve">The number needed to vaccinate per </w:t>
      </w:r>
      <w:r>
        <w:t xml:space="preserve">TB disease </w:t>
      </w:r>
      <w:r w:rsidRPr="004D403F">
        <w:t xml:space="preserve">case averted </w:t>
      </w:r>
      <w:r>
        <w:t xml:space="preserve">over 2025-2050 was </w:t>
      </w:r>
      <w:r w:rsidRPr="004D403F">
        <w:t xml:space="preserve">130-1,167 and per death averted </w:t>
      </w:r>
      <w:r>
        <w:t xml:space="preserve">was </w:t>
      </w:r>
      <w:r w:rsidRPr="004D403F">
        <w:t xml:space="preserve">3,430-32,409.  Post-infection vaccine profiles provided consistently greater impact than pre-infection vaccines </w:t>
      </w:r>
      <w:r>
        <w:t>profiles</w:t>
      </w:r>
      <w:r w:rsidRPr="004D403F">
        <w:t xml:space="preserve">. </w:t>
      </w:r>
      <w:r>
        <w:t xml:space="preserve">The most </w:t>
      </w:r>
      <w:r w:rsidRPr="004D403F">
        <w:t>effective post-exposure elderly vaccine</w:t>
      </w:r>
      <w:r>
        <w:t xml:space="preserve"> profile and strategy</w:t>
      </w:r>
      <w:r w:rsidRPr="004D403F">
        <w:t xml:space="preserve"> reduce</w:t>
      </w:r>
      <w:r>
        <w:t>d</w:t>
      </w:r>
      <w:r w:rsidRPr="004D403F">
        <w:t xml:space="preserve"> population-level TB incidence </w:t>
      </w:r>
      <w:r>
        <w:t xml:space="preserve">to </w:t>
      </w:r>
      <w:r w:rsidRPr="004D403F">
        <w:t>37.9/100,000population/year</w:t>
      </w:r>
      <w:r>
        <w:t xml:space="preserve"> in 2050.</w:t>
      </w:r>
    </w:p>
    <w:p w14:paraId="109A68D8" w14:textId="77777777" w:rsidR="004A7AA0" w:rsidRPr="004A7AA0" w:rsidRDefault="004A7AA0" w:rsidP="00F56278">
      <w:pPr>
        <w:spacing w:line="240" w:lineRule="auto"/>
        <w:rPr>
          <w:i/>
        </w:rPr>
      </w:pPr>
      <w:r w:rsidRPr="004A7AA0">
        <w:rPr>
          <w:i/>
        </w:rPr>
        <w:t>Conclusion:</w:t>
      </w:r>
    </w:p>
    <w:p w14:paraId="4A554E41" w14:textId="57A53738" w:rsidR="00A03CCF" w:rsidRDefault="004A7AA0" w:rsidP="00A86E0F">
      <w:pPr>
        <w:spacing w:line="480" w:lineRule="auto"/>
      </w:pPr>
      <w:r>
        <w:t xml:space="preserve">Our </w:t>
      </w:r>
      <w:r w:rsidRPr="004D403F">
        <w:t xml:space="preserve">results </w:t>
      </w:r>
      <w:r>
        <w:t xml:space="preserve">suggest </w:t>
      </w:r>
      <w:r w:rsidRPr="004D403F">
        <w:t xml:space="preserve">that the contribution of the elderly to </w:t>
      </w:r>
      <w:proofErr w:type="spellStart"/>
      <w:r w:rsidRPr="00EF7988">
        <w:rPr>
          <w:i/>
        </w:rPr>
        <w:t>Mtb</w:t>
      </w:r>
      <w:proofErr w:type="spellEnd"/>
      <w:r>
        <w:t xml:space="preserve"> </w:t>
      </w:r>
      <w:r w:rsidRPr="004D403F">
        <w:t>transmission in China is likely to increase in the coming decades</w:t>
      </w:r>
      <w:r>
        <w:t xml:space="preserve">, and that </w:t>
      </w:r>
      <w:r w:rsidRPr="004D403F">
        <w:t xml:space="preserve">pre-infection vaccines </w:t>
      </w:r>
      <w:r>
        <w:t xml:space="preserve">would </w:t>
      </w:r>
      <w:r w:rsidRPr="004D403F">
        <w:t>have limited impact on TB rates, whereas post-infection vaccines</w:t>
      </w:r>
      <w:r>
        <w:t xml:space="preserve">, if developed, have the potential to </w:t>
      </w:r>
      <w:r w:rsidRPr="004D403F">
        <w:t xml:space="preserve">reduce TB incidence and mortality rates by almost a quarter by 2050. </w:t>
      </w:r>
      <w:r>
        <w:t>However, e</w:t>
      </w:r>
      <w:r w:rsidRPr="004D403F">
        <w:t xml:space="preserve">ven </w:t>
      </w:r>
      <w:r>
        <w:t xml:space="preserve">the </w:t>
      </w:r>
      <w:r w:rsidRPr="004D403F">
        <w:t xml:space="preserve">most effective profile </w:t>
      </w:r>
      <w:r>
        <w:t xml:space="preserve">and strategy </w:t>
      </w:r>
      <w:r w:rsidRPr="004D403F">
        <w:t xml:space="preserve">explored would need to be part of a package of </w:t>
      </w:r>
      <w:r>
        <w:t xml:space="preserve">other </w:t>
      </w:r>
      <w:r w:rsidRPr="004D403F">
        <w:t xml:space="preserve">interventions to </w:t>
      </w:r>
      <w:r>
        <w:t xml:space="preserve">be able to </w:t>
      </w:r>
      <w:r w:rsidRPr="004D403F">
        <w:t xml:space="preserve">reach the WHO 2050 goal of </w:t>
      </w:r>
      <w:r>
        <w:t xml:space="preserve">TB </w:t>
      </w:r>
      <w:r w:rsidRPr="004D403F">
        <w:t>elimination</w:t>
      </w:r>
      <w:r>
        <w:t xml:space="preserve"> as a public health problem</w:t>
      </w:r>
      <w:r w:rsidRPr="004D403F">
        <w:t xml:space="preserve">. </w:t>
      </w:r>
      <w:r w:rsidR="008D4847">
        <w:t xml:space="preserve"> </w:t>
      </w:r>
    </w:p>
    <w:p w14:paraId="06C7062A" w14:textId="08915422" w:rsidR="00B64CA3" w:rsidRPr="00E1110E" w:rsidRDefault="00E1110E" w:rsidP="00AA3B39">
      <w:pPr>
        <w:spacing w:line="480" w:lineRule="auto"/>
        <w:rPr>
          <w:b/>
        </w:rPr>
      </w:pPr>
      <w:r w:rsidRPr="00E1110E">
        <w:rPr>
          <w:b/>
        </w:rPr>
        <w:lastRenderedPageBreak/>
        <w:t>INTRODUCTION</w:t>
      </w:r>
    </w:p>
    <w:p w14:paraId="1C443833" w14:textId="4F127B59" w:rsidR="00884CD0" w:rsidRDefault="00884CD0" w:rsidP="00AA3B39">
      <w:pPr>
        <w:spacing w:line="480" w:lineRule="auto"/>
        <w:jc w:val="both"/>
        <w:rPr>
          <w:rFonts w:ascii="Calibri" w:hAnsi="Calibri"/>
        </w:rPr>
      </w:pPr>
      <w:r>
        <w:rPr>
          <w:rFonts w:ascii="Calibri" w:hAnsi="Calibri"/>
        </w:rPr>
        <w:t xml:space="preserve">With an annual budget of $359 million per year, second only to Russia, </w:t>
      </w:r>
      <w:r w:rsidRPr="009B5684">
        <w:rPr>
          <w:rFonts w:ascii="Calibri" w:hAnsi="Calibri"/>
        </w:rPr>
        <w:t>China</w:t>
      </w:r>
      <w:r>
        <w:rPr>
          <w:rFonts w:ascii="Calibri" w:hAnsi="Calibri"/>
        </w:rPr>
        <w:t xml:space="preserve">’s National Tuberculosis Programme (NTP) has </w:t>
      </w:r>
      <w:r w:rsidR="002B594B">
        <w:rPr>
          <w:rFonts w:ascii="Calibri" w:hAnsi="Calibri"/>
        </w:rPr>
        <w:t>demonstrated significant progress</w:t>
      </w:r>
      <w:r>
        <w:rPr>
          <w:rFonts w:ascii="Calibri" w:hAnsi="Calibri"/>
        </w:rPr>
        <w:t xml:space="preserve"> against the country’s </w:t>
      </w:r>
      <w:r w:rsidR="00430C13">
        <w:rPr>
          <w:rFonts w:ascii="Calibri" w:hAnsi="Calibri"/>
        </w:rPr>
        <w:t>Tuberculosis disease (</w:t>
      </w:r>
      <w:r>
        <w:rPr>
          <w:rFonts w:ascii="Calibri" w:hAnsi="Calibri"/>
        </w:rPr>
        <w:t>TB</w:t>
      </w:r>
      <w:r w:rsidR="00430C13">
        <w:rPr>
          <w:rFonts w:ascii="Calibri" w:hAnsi="Calibri"/>
        </w:rPr>
        <w:t>)</w:t>
      </w:r>
      <w:r>
        <w:rPr>
          <w:rFonts w:ascii="Calibri" w:hAnsi="Calibri"/>
        </w:rPr>
        <w:t xml:space="preserve"> epidemic in the past two decades. From 1990 to 2010 smear positive tuberculosis </w:t>
      </w:r>
      <w:r w:rsidR="00317941">
        <w:rPr>
          <w:rFonts w:ascii="Calibri" w:hAnsi="Calibri"/>
        </w:rPr>
        <w:t xml:space="preserve">incidence </w:t>
      </w:r>
      <w:r>
        <w:rPr>
          <w:rFonts w:ascii="Calibri" w:hAnsi="Calibri"/>
        </w:rPr>
        <w:t>fell from 170 to 5</w:t>
      </w:r>
      <w:r w:rsidR="00116148">
        <w:rPr>
          <w:rFonts w:ascii="Calibri" w:hAnsi="Calibri"/>
        </w:rPr>
        <w:t>9 cases per 100,000 population.</w:t>
      </w:r>
      <w:r w:rsidR="00116148">
        <w:rPr>
          <w:rFonts w:ascii="Calibri" w:hAnsi="Calibri"/>
        </w:rPr>
        <w:fldChar w:fldCharType="begin"/>
      </w:r>
      <w:r w:rsidR="00116148">
        <w:rPr>
          <w:rFonts w:ascii="Calibri" w:hAnsi="Calibri"/>
        </w:rPr>
        <w:instrText xml:space="preserve"> ADDIN EN.CITE &lt;EndNote&gt;&lt;Cite&gt;&lt;Author&gt;Wang&lt;/Author&gt;&lt;Year&gt;2014&lt;/Year&gt;&lt;RecNum&gt;30&lt;/RecNum&gt;&lt;DisplayText&gt;&lt;style face="superscript"&gt;1&lt;/style&gt;&lt;/DisplayText&gt;&lt;record&gt;&lt;rec-number&gt;30&lt;/rec-number&gt;&lt;foreign-keys&gt;&lt;key app="EN" db-id="trz95war0aw557ea9zs5w5p8p0ssdtrxsd5s" timestamp="1395401461"&gt;30&lt;/key&gt;&lt;/foreign-keys&gt;&lt;ref-type name="Journal Article"&gt;17&lt;/ref-type&gt;&lt;contributors&gt;&lt;authors&gt;&lt;author&gt;Wang, Lixia&lt;/author&gt;&lt;author&gt;Zhang, Hui&lt;/author&gt;&lt;author&gt;Ruan, Yunzhou&lt;/author&gt;&lt;author&gt;Chin, Daniel P.&lt;/author&gt;&lt;author&gt;Xia, Yinyin&lt;/author&gt;&lt;author&gt;Cheng, Shiming&lt;/author&gt;&lt;author&gt;Chen, Mingting&lt;/author&gt;&lt;author&gt;Zhao, Yanlin&lt;/author&gt;&lt;author&gt;Jiang, Shiwen&lt;/author&gt;&lt;author&gt;Du, Xin&lt;/author&gt;&lt;author&gt;He, Guangxue&lt;/author&gt;&lt;author&gt;Li, Jun&lt;/author&gt;&lt;author&gt;Wang, Shengfen&lt;/author&gt;&lt;author&gt;Chen, Wei&lt;/author&gt;&lt;author&gt;Xu, Caihong&lt;/author&gt;&lt;author&gt;Huang, Fei&lt;/author&gt;&lt;author&gt;Liu, Xiaoqiu&lt;/author&gt;&lt;author&gt;Wang, Yu&lt;/author&gt;&lt;/authors&gt;&lt;/contributors&gt;&lt;titles&gt;&lt;title&gt;Tuberculosis prevalence in China, 1990-2010; a longitudinal analysis of national survey data&lt;/title&gt;&lt;secondary-title&gt;The Lancet&lt;/secondary-title&gt;&lt;/titles&gt;&lt;periodical&gt;&lt;full-title&gt;The Lancet&lt;/full-title&gt;&lt;/periodical&gt;&lt;dates&gt;&lt;year&gt;2014&lt;/year&gt;&lt;/dates&gt;&lt;isbn&gt;0140-6736&lt;/isbn&gt;&lt;urls&gt;&lt;related-urls&gt;&lt;url&gt;http://linkinghub.elsevier.com/retrieve/pii/S0140673613626392&lt;/url&gt;&lt;/related-urls&gt;&lt;/urls&gt;&lt;/record&gt;&lt;/Cite&gt;&lt;/EndNote&gt;</w:instrText>
      </w:r>
      <w:r w:rsidR="00116148">
        <w:rPr>
          <w:rFonts w:ascii="Calibri" w:hAnsi="Calibri"/>
        </w:rPr>
        <w:fldChar w:fldCharType="separate"/>
      </w:r>
      <w:r w:rsidR="00116148" w:rsidRPr="00116148">
        <w:rPr>
          <w:rFonts w:ascii="Calibri" w:hAnsi="Calibri"/>
          <w:noProof/>
          <w:vertAlign w:val="superscript"/>
        </w:rPr>
        <w:t>1</w:t>
      </w:r>
      <w:r w:rsidR="00116148">
        <w:rPr>
          <w:rFonts w:ascii="Calibri" w:hAnsi="Calibri"/>
        </w:rPr>
        <w:fldChar w:fldCharType="end"/>
      </w:r>
      <w:r w:rsidR="00116148">
        <w:rPr>
          <w:rFonts w:ascii="Calibri" w:hAnsi="Calibri"/>
        </w:rPr>
        <w:t xml:space="preserve"> </w:t>
      </w:r>
      <w:r>
        <w:rPr>
          <w:rFonts w:ascii="Calibri" w:hAnsi="Calibri"/>
        </w:rPr>
        <w:t xml:space="preserve">Case detection rates have increased from 32% to 89%, treatment success </w:t>
      </w:r>
      <w:r w:rsidR="009A0915">
        <w:rPr>
          <w:rFonts w:ascii="Calibri" w:hAnsi="Calibri"/>
        </w:rPr>
        <w:t xml:space="preserve">has been maintained at 93-95%, </w:t>
      </w:r>
      <w:r>
        <w:rPr>
          <w:rFonts w:ascii="Calibri" w:hAnsi="Calibri"/>
        </w:rPr>
        <w:t>and the proportion treated in the public health system with DOTS</w:t>
      </w:r>
      <w:r w:rsidR="00116148">
        <w:rPr>
          <w:rFonts w:ascii="Calibri" w:hAnsi="Calibri"/>
        </w:rPr>
        <w:t xml:space="preserve"> has increased from 15% to 66%.</w:t>
      </w:r>
      <w:r w:rsidR="00116148">
        <w:rPr>
          <w:rFonts w:ascii="Calibri" w:hAnsi="Calibri"/>
        </w:rPr>
        <w:fldChar w:fldCharType="begin"/>
      </w:r>
      <w:r w:rsidR="00116148">
        <w:rPr>
          <w:rFonts w:ascii="Calibri" w:hAnsi="Calibri"/>
        </w:rPr>
        <w:instrText xml:space="preserve"> ADDIN EN.CITE &lt;EndNote&gt;&lt;Cite&gt;&lt;Author&gt;Wang&lt;/Author&gt;&lt;Year&gt;2014&lt;/Year&gt;&lt;RecNum&gt;30&lt;/RecNum&gt;&lt;DisplayText&gt;&lt;style face="superscript"&gt;1&lt;/style&gt;&lt;/DisplayText&gt;&lt;record&gt;&lt;rec-number&gt;30&lt;/rec-number&gt;&lt;foreign-keys&gt;&lt;key app="EN" db-id="trz95war0aw557ea9zs5w5p8p0ssdtrxsd5s" timestamp="1395401461"&gt;30&lt;/key&gt;&lt;/foreign-keys&gt;&lt;ref-type name="Journal Article"&gt;17&lt;/ref-type&gt;&lt;contributors&gt;&lt;authors&gt;&lt;author&gt;Wang, Lixia&lt;/author&gt;&lt;author&gt;Zhang, Hui&lt;/author&gt;&lt;author&gt;Ruan, Yunzhou&lt;/author&gt;&lt;author&gt;Chin, Daniel P.&lt;/author&gt;&lt;author&gt;Xia, Yinyin&lt;/author&gt;&lt;author&gt;Cheng, Shiming&lt;/author&gt;&lt;author&gt;Chen, Mingting&lt;/author&gt;&lt;author&gt;Zhao, Yanlin&lt;/author&gt;&lt;author&gt;Jiang, Shiwen&lt;/author&gt;&lt;author&gt;Du, Xin&lt;/author&gt;&lt;author&gt;He, Guangxue&lt;/author&gt;&lt;author&gt;Li, Jun&lt;/author&gt;&lt;author&gt;Wang, Shengfen&lt;/author&gt;&lt;author&gt;Chen, Wei&lt;/author&gt;&lt;author&gt;Xu, Caihong&lt;/author&gt;&lt;author&gt;Huang, Fei&lt;/author&gt;&lt;author&gt;Liu, Xiaoqiu&lt;/author&gt;&lt;author&gt;Wang, Yu&lt;/author&gt;&lt;/authors&gt;&lt;/contributors&gt;&lt;titles&gt;&lt;title&gt;Tuberculosis prevalence in China, 1990-2010; a longitudinal analysis of national survey data&lt;/title&gt;&lt;secondary-title&gt;The Lancet&lt;/secondary-title&gt;&lt;/titles&gt;&lt;periodical&gt;&lt;full-title&gt;The Lancet&lt;/full-title&gt;&lt;/periodical&gt;&lt;dates&gt;&lt;year&gt;2014&lt;/year&gt;&lt;/dates&gt;&lt;isbn&gt;0140-6736&lt;/isbn&gt;&lt;urls&gt;&lt;related-urls&gt;&lt;url&gt;http://linkinghub.elsevier.com/retrieve/pii/S0140673613626392&lt;/url&gt;&lt;/related-urls&gt;&lt;/urls&gt;&lt;/record&gt;&lt;/Cite&gt;&lt;/EndNote&gt;</w:instrText>
      </w:r>
      <w:r w:rsidR="00116148">
        <w:rPr>
          <w:rFonts w:ascii="Calibri" w:hAnsi="Calibri"/>
        </w:rPr>
        <w:fldChar w:fldCharType="separate"/>
      </w:r>
      <w:r w:rsidR="00116148" w:rsidRPr="00116148">
        <w:rPr>
          <w:rFonts w:ascii="Calibri" w:hAnsi="Calibri"/>
          <w:noProof/>
          <w:vertAlign w:val="superscript"/>
        </w:rPr>
        <w:t>1</w:t>
      </w:r>
      <w:r w:rsidR="00116148">
        <w:rPr>
          <w:rFonts w:ascii="Calibri" w:hAnsi="Calibri"/>
        </w:rPr>
        <w:fldChar w:fldCharType="end"/>
      </w:r>
      <w:r>
        <w:rPr>
          <w:rFonts w:ascii="Calibri" w:hAnsi="Calibri"/>
        </w:rPr>
        <w:t xml:space="preserve"> Despite such progress, China </w:t>
      </w:r>
      <w:r w:rsidR="00430C13">
        <w:rPr>
          <w:rFonts w:ascii="Calibri" w:hAnsi="Calibri"/>
        </w:rPr>
        <w:t xml:space="preserve">has the </w:t>
      </w:r>
      <w:r>
        <w:rPr>
          <w:rFonts w:ascii="Calibri" w:hAnsi="Calibri"/>
        </w:rPr>
        <w:t xml:space="preserve">second largest </w:t>
      </w:r>
      <w:r w:rsidR="00430C13">
        <w:rPr>
          <w:rFonts w:ascii="Calibri" w:hAnsi="Calibri"/>
        </w:rPr>
        <w:t xml:space="preserve">number of </w:t>
      </w:r>
      <w:r>
        <w:rPr>
          <w:rFonts w:ascii="Calibri" w:hAnsi="Calibri"/>
        </w:rPr>
        <w:t>incident TB cases</w:t>
      </w:r>
      <w:r w:rsidR="00430C13">
        <w:rPr>
          <w:rFonts w:ascii="Calibri" w:hAnsi="Calibri"/>
        </w:rPr>
        <w:t xml:space="preserve"> globally</w:t>
      </w:r>
      <w:r>
        <w:rPr>
          <w:rFonts w:ascii="Calibri" w:hAnsi="Calibri"/>
        </w:rPr>
        <w:t>, estimating 1 million cases (880,0</w:t>
      </w:r>
      <w:r w:rsidR="00116148">
        <w:rPr>
          <w:rFonts w:ascii="Calibri" w:hAnsi="Calibri"/>
        </w:rPr>
        <w:t>00-1,100,000) in 2012.</w:t>
      </w:r>
      <w:r w:rsidR="00116148">
        <w:rPr>
          <w:rFonts w:ascii="Calibri" w:hAnsi="Calibri"/>
        </w:rPr>
        <w:fldChar w:fldCharType="begin"/>
      </w:r>
      <w:r w:rsidR="00116148">
        <w:rPr>
          <w:rFonts w:ascii="Calibri" w:hAnsi="Calibri"/>
        </w:rPr>
        <w:instrText xml:space="preserve"> ADDIN EN.CITE &lt;EndNote&gt;&lt;Cite&gt;&lt;Author&gt;WHO&lt;/Author&gt;&lt;Year&gt;2013&lt;/Year&gt;&lt;RecNum&gt;59&lt;/RecNum&gt;&lt;DisplayText&gt;&lt;style face="superscript"&gt;2&lt;/style&gt;&lt;/DisplayText&gt;&lt;record&gt;&lt;rec-number&gt;59&lt;/rec-number&gt;&lt;foreign-keys&gt;&lt;key app="EN" db-id="trz95war0aw557ea9zs5w5p8p0ssdtrxsd5s" timestamp="1404719989"&gt;59&lt;/key&gt;&lt;key app="ENWeb" db-id=""&gt;0&lt;/key&gt;&lt;/foreign-keys&gt;&lt;ref-type name="Journal Article"&gt;17&lt;/ref-type&gt;&lt;contributors&gt;&lt;authors&gt;&lt;author&gt;WHO&lt;/author&gt;&lt;/authors&gt;&lt;/contributors&gt;&lt;titles&gt;&lt;title&gt;Global Tuberculosis Report 2013&lt;/title&gt;&lt;/titles&gt;&lt;dates&gt;&lt;year&gt;2013&lt;/year&gt;&lt;/dates&gt;&lt;urls&gt;&lt;related-urls&gt;&lt;url&gt;http://www.who.int/tb/publications/global_report/en/&lt;/url&gt;&lt;/related-urls&gt;&lt;/urls&gt;&lt;/record&gt;&lt;/Cite&gt;&lt;/EndNote&gt;</w:instrText>
      </w:r>
      <w:r w:rsidR="00116148">
        <w:rPr>
          <w:rFonts w:ascii="Calibri" w:hAnsi="Calibri"/>
        </w:rPr>
        <w:fldChar w:fldCharType="separate"/>
      </w:r>
      <w:r w:rsidR="00116148" w:rsidRPr="00116148">
        <w:rPr>
          <w:rFonts w:ascii="Calibri" w:hAnsi="Calibri"/>
          <w:noProof/>
          <w:vertAlign w:val="superscript"/>
        </w:rPr>
        <w:t>2</w:t>
      </w:r>
      <w:r w:rsidR="00116148">
        <w:rPr>
          <w:rFonts w:ascii="Calibri" w:hAnsi="Calibri"/>
        </w:rPr>
        <w:fldChar w:fldCharType="end"/>
      </w:r>
      <w:r>
        <w:rPr>
          <w:rFonts w:ascii="Calibri" w:hAnsi="Calibri"/>
        </w:rPr>
        <w:t xml:space="preserve"> Further scale-up of existing interventions may be possible, but given the significant progress in this regard in the last two decades, innovative control measures such as novel TB vaccines are likely to be required</w:t>
      </w:r>
      <w:r w:rsidR="00F75977">
        <w:rPr>
          <w:rFonts w:ascii="Calibri" w:hAnsi="Calibri"/>
        </w:rPr>
        <w:t>,</w:t>
      </w:r>
      <w:r>
        <w:rPr>
          <w:rFonts w:ascii="Calibri" w:hAnsi="Calibri"/>
        </w:rPr>
        <w:t xml:space="preserve"> in addition to existing measures</w:t>
      </w:r>
      <w:r w:rsidR="00F75977">
        <w:rPr>
          <w:rFonts w:ascii="Calibri" w:hAnsi="Calibri"/>
        </w:rPr>
        <w:t>,</w:t>
      </w:r>
      <w:r>
        <w:rPr>
          <w:rFonts w:ascii="Calibri" w:hAnsi="Calibri"/>
        </w:rPr>
        <w:t xml:space="preserve"> to reach the WHO 2050 targets.</w:t>
      </w:r>
    </w:p>
    <w:p w14:paraId="002CC630" w14:textId="2FDAA7DD" w:rsidR="00884CD0" w:rsidRPr="002C2C57" w:rsidRDefault="00884CD0" w:rsidP="00AA3B39">
      <w:pPr>
        <w:spacing w:line="480" w:lineRule="auto"/>
        <w:jc w:val="both"/>
        <w:rPr>
          <w:rFonts w:ascii="Calibri" w:hAnsi="Calibri"/>
        </w:rPr>
      </w:pPr>
      <w:r>
        <w:rPr>
          <w:rFonts w:ascii="Calibri" w:hAnsi="Calibri"/>
        </w:rPr>
        <w:t xml:space="preserve">China’s population is undergoing a significant demographic shift, with an increasing proportion of the population classed as elderly, defined </w:t>
      </w:r>
      <w:r w:rsidR="00F75977">
        <w:rPr>
          <w:rFonts w:ascii="Calibri" w:hAnsi="Calibri"/>
        </w:rPr>
        <w:t xml:space="preserve">as </w:t>
      </w:r>
      <w:r>
        <w:rPr>
          <w:rFonts w:ascii="Calibri" w:hAnsi="Calibri"/>
        </w:rPr>
        <w:t xml:space="preserve">adults aged 65 years and above. </w:t>
      </w:r>
      <w:r w:rsidRPr="002C2C57">
        <w:rPr>
          <w:rFonts w:ascii="Calibri" w:hAnsi="Calibri"/>
        </w:rPr>
        <w:t>The proportion of China’s population constituted by the elderly, will almost triple between 2010 and 2050, with an increase from 8.3% to almost a quarter (23.9%) of the total population.</w:t>
      </w:r>
      <w:r w:rsidR="00116148">
        <w:rPr>
          <w:rFonts w:ascii="Calibri" w:hAnsi="Calibri"/>
        </w:rPr>
        <w:fldChar w:fldCharType="begin"/>
      </w:r>
      <w:r w:rsidR="00116148">
        <w:rPr>
          <w:rFonts w:ascii="Calibri" w:hAnsi="Calibri"/>
        </w:rPr>
        <w:instrText xml:space="preserve"> ADDIN EN.CITE &lt;EndNote&gt;&lt;Cite ExcludeAuth="1" ExcludeYear="1"&gt;&lt;RecNum&gt;60&lt;/RecNum&gt;&lt;DisplayText&gt;&lt;style face="superscript"&gt;3&lt;/style&gt;&lt;/DisplayText&gt;&lt;record&gt;&lt;rec-number&gt;60&lt;/rec-number&gt;&lt;foreign-keys&gt;&lt;key app="EN" db-id="trz95war0aw557ea9zs5w5p8p0ssdtrxsd5s" timestamp="1397052325"&gt;60&lt;/key&gt;&lt;/foreign-keys&gt;&lt;ref-type name="Web Page"&gt;12&lt;/ref-type&gt;&lt;contributors&gt;&lt;/contributors&gt;&lt;titles&gt;&lt;title&gt;World Population Prospects: The 2012 Revision, Highlights and Advance Tables. ESA/P/WP.228&lt;/title&gt;&lt;/titles&gt;&lt;dates&gt;&lt;/dates&gt;&lt;publisher&gt;United Nations, Department of Economic and Social Affairs, Population Division (2013)&lt;/publisher&gt;&lt;urls&gt;&lt;/urls&gt;&lt;/record&gt;&lt;/Cite&gt;&lt;/EndNote&gt;</w:instrText>
      </w:r>
      <w:r w:rsidR="00116148">
        <w:rPr>
          <w:rFonts w:ascii="Calibri" w:hAnsi="Calibri"/>
        </w:rPr>
        <w:fldChar w:fldCharType="separate"/>
      </w:r>
      <w:r w:rsidR="00116148" w:rsidRPr="00116148">
        <w:rPr>
          <w:rFonts w:ascii="Calibri" w:hAnsi="Calibri"/>
          <w:noProof/>
          <w:vertAlign w:val="superscript"/>
        </w:rPr>
        <w:t>3</w:t>
      </w:r>
      <w:r w:rsidR="00116148">
        <w:rPr>
          <w:rFonts w:ascii="Calibri" w:hAnsi="Calibri"/>
        </w:rPr>
        <w:fldChar w:fldCharType="end"/>
      </w:r>
      <w:r>
        <w:rPr>
          <w:rFonts w:ascii="Calibri" w:hAnsi="Calibri"/>
        </w:rPr>
        <w:t xml:space="preserve"> </w:t>
      </w:r>
      <w:r w:rsidRPr="002C2C57">
        <w:rPr>
          <w:rFonts w:ascii="Calibri" w:hAnsi="Calibri"/>
        </w:rPr>
        <w:t xml:space="preserve">Although India </w:t>
      </w:r>
      <w:r>
        <w:rPr>
          <w:rFonts w:ascii="Calibri" w:hAnsi="Calibri"/>
        </w:rPr>
        <w:t xml:space="preserve">is </w:t>
      </w:r>
      <w:r w:rsidRPr="002C2C57">
        <w:rPr>
          <w:rFonts w:ascii="Calibri" w:hAnsi="Calibri"/>
        </w:rPr>
        <w:t xml:space="preserve">projected to overtake China in terms of overall population </w:t>
      </w:r>
      <w:r w:rsidR="00F75977">
        <w:rPr>
          <w:rFonts w:ascii="Calibri" w:hAnsi="Calibri"/>
        </w:rPr>
        <w:t xml:space="preserve">size </w:t>
      </w:r>
      <w:r w:rsidRPr="002C2C57">
        <w:rPr>
          <w:rFonts w:ascii="Calibri" w:hAnsi="Calibri"/>
        </w:rPr>
        <w:t>in 2028, China will remain</w:t>
      </w:r>
      <w:r w:rsidR="00156D1E">
        <w:rPr>
          <w:rFonts w:ascii="Calibri" w:hAnsi="Calibri"/>
        </w:rPr>
        <w:t xml:space="preserve"> having</w:t>
      </w:r>
      <w:r w:rsidRPr="002C2C57">
        <w:rPr>
          <w:rFonts w:ascii="Calibri" w:hAnsi="Calibri"/>
        </w:rPr>
        <w:t xml:space="preserve"> the greatest </w:t>
      </w:r>
      <w:r w:rsidR="00156D1E">
        <w:rPr>
          <w:rFonts w:ascii="Calibri" w:hAnsi="Calibri"/>
        </w:rPr>
        <w:t xml:space="preserve">number of </w:t>
      </w:r>
      <w:r w:rsidRPr="002C2C57">
        <w:rPr>
          <w:rFonts w:ascii="Calibri" w:hAnsi="Calibri"/>
        </w:rPr>
        <w:t xml:space="preserve">elderly </w:t>
      </w:r>
      <w:r w:rsidR="00156D1E">
        <w:rPr>
          <w:rFonts w:ascii="Calibri" w:hAnsi="Calibri"/>
        </w:rPr>
        <w:t>people globally</w:t>
      </w:r>
      <w:r w:rsidRPr="002C2C57">
        <w:rPr>
          <w:rFonts w:ascii="Calibri" w:hAnsi="Calibri"/>
        </w:rPr>
        <w:t>, with a projected 90.4 million persons aged 80 or above by 2050.</w:t>
      </w:r>
      <w:r w:rsidR="00116148">
        <w:rPr>
          <w:rFonts w:ascii="Calibri" w:hAnsi="Calibri"/>
        </w:rPr>
        <w:fldChar w:fldCharType="begin"/>
      </w:r>
      <w:r w:rsidR="00116148">
        <w:rPr>
          <w:rFonts w:ascii="Calibri" w:hAnsi="Calibri"/>
        </w:rPr>
        <w:instrText xml:space="preserve"> ADDIN EN.CITE &lt;EndNote&gt;&lt;Cite ExcludeAuth="1" ExcludeYear="1"&gt;&lt;RecNum&gt;60&lt;/RecNum&gt;&lt;DisplayText&gt;&lt;style face="superscript"&gt;3&lt;/style&gt;&lt;/DisplayText&gt;&lt;record&gt;&lt;rec-number&gt;60&lt;/rec-number&gt;&lt;foreign-keys&gt;&lt;key app="EN" db-id="trz95war0aw557ea9zs5w5p8p0ssdtrxsd5s" timestamp="1397052325"&gt;60&lt;/key&gt;&lt;/foreign-keys&gt;&lt;ref-type name="Web Page"&gt;12&lt;/ref-type&gt;&lt;contributors&gt;&lt;/contributors&gt;&lt;titles&gt;&lt;title&gt;World Population Prospects: The 2012 Revision, Highlights and Advance Tables. ESA/P/WP.228&lt;/title&gt;&lt;/titles&gt;&lt;dates&gt;&lt;/dates&gt;&lt;publisher&gt;United Nations, Department of Economic and Social Affairs, Population Division (2013)&lt;/publisher&gt;&lt;urls&gt;&lt;/urls&gt;&lt;/record&gt;&lt;/Cite&gt;&lt;/EndNote&gt;</w:instrText>
      </w:r>
      <w:r w:rsidR="00116148">
        <w:rPr>
          <w:rFonts w:ascii="Calibri" w:hAnsi="Calibri"/>
        </w:rPr>
        <w:fldChar w:fldCharType="separate"/>
      </w:r>
      <w:r w:rsidR="00116148" w:rsidRPr="00116148">
        <w:rPr>
          <w:rFonts w:ascii="Calibri" w:hAnsi="Calibri"/>
          <w:noProof/>
          <w:vertAlign w:val="superscript"/>
        </w:rPr>
        <w:t>3</w:t>
      </w:r>
      <w:r w:rsidR="00116148">
        <w:rPr>
          <w:rFonts w:ascii="Calibri" w:hAnsi="Calibri"/>
        </w:rPr>
        <w:fldChar w:fldCharType="end"/>
      </w:r>
      <w:r w:rsidR="00116148">
        <w:rPr>
          <w:rFonts w:ascii="Calibri" w:hAnsi="Calibri"/>
        </w:rPr>
        <w:t xml:space="preserve"> </w:t>
      </w:r>
      <w:r>
        <w:rPr>
          <w:rFonts w:ascii="Calibri" w:hAnsi="Calibri"/>
        </w:rPr>
        <w:t>There is much u</w:t>
      </w:r>
      <w:r w:rsidRPr="002C2C57">
        <w:rPr>
          <w:rFonts w:ascii="Calibri" w:hAnsi="Calibri"/>
        </w:rPr>
        <w:t>ncertainty around</w:t>
      </w:r>
      <w:r>
        <w:rPr>
          <w:rFonts w:ascii="Calibri" w:hAnsi="Calibri"/>
        </w:rPr>
        <w:t xml:space="preserve"> the</w:t>
      </w:r>
      <w:r w:rsidRPr="002C2C57">
        <w:rPr>
          <w:rFonts w:ascii="Calibri" w:hAnsi="Calibri"/>
        </w:rPr>
        <w:t xml:space="preserve"> impact this </w:t>
      </w:r>
      <w:r>
        <w:rPr>
          <w:rFonts w:ascii="Calibri" w:hAnsi="Calibri"/>
        </w:rPr>
        <w:t>may</w:t>
      </w:r>
      <w:r w:rsidRPr="002C2C57">
        <w:rPr>
          <w:rFonts w:ascii="Calibri" w:hAnsi="Calibri"/>
        </w:rPr>
        <w:t xml:space="preserve"> have on</w:t>
      </w:r>
      <w:r>
        <w:rPr>
          <w:rFonts w:ascii="Calibri" w:hAnsi="Calibri"/>
        </w:rPr>
        <w:t xml:space="preserve"> the</w:t>
      </w:r>
      <w:r w:rsidRPr="002C2C57">
        <w:rPr>
          <w:rFonts w:ascii="Calibri" w:hAnsi="Calibri"/>
        </w:rPr>
        <w:t xml:space="preserve"> future TB epidemic</w:t>
      </w:r>
      <w:r>
        <w:rPr>
          <w:rFonts w:ascii="Calibri" w:hAnsi="Calibri"/>
        </w:rPr>
        <w:t>, as reactivation disease in the elderly due to immunosenescence may alter the trajectory of China’s TB epidemic</w:t>
      </w:r>
      <w:r w:rsidRPr="002C2C57">
        <w:rPr>
          <w:rFonts w:ascii="Calibri" w:hAnsi="Calibri"/>
        </w:rPr>
        <w:t xml:space="preserve">. </w:t>
      </w:r>
      <w:r>
        <w:rPr>
          <w:rFonts w:ascii="Calibri" w:hAnsi="Calibri"/>
        </w:rPr>
        <w:t>Mathematical modelling to explore</w:t>
      </w:r>
      <w:r w:rsidRPr="002C2C57">
        <w:rPr>
          <w:rFonts w:ascii="Calibri" w:hAnsi="Calibri"/>
        </w:rPr>
        <w:t xml:space="preserve"> the impact of </w:t>
      </w:r>
      <w:r>
        <w:rPr>
          <w:rFonts w:ascii="Calibri" w:hAnsi="Calibri"/>
        </w:rPr>
        <w:t>this demographic shift</w:t>
      </w:r>
      <w:r w:rsidRPr="002C2C57">
        <w:rPr>
          <w:rFonts w:ascii="Calibri" w:hAnsi="Calibri"/>
        </w:rPr>
        <w:t xml:space="preserve"> on TB </w:t>
      </w:r>
      <w:r w:rsidR="008D2CDB">
        <w:rPr>
          <w:rFonts w:ascii="Calibri" w:hAnsi="Calibri"/>
        </w:rPr>
        <w:t xml:space="preserve">disease </w:t>
      </w:r>
      <w:r w:rsidRPr="002C2C57">
        <w:rPr>
          <w:rFonts w:ascii="Calibri" w:hAnsi="Calibri"/>
        </w:rPr>
        <w:t xml:space="preserve">burden and </w:t>
      </w:r>
      <w:r w:rsidR="008D2CDB" w:rsidRPr="008D2CDB">
        <w:rPr>
          <w:rFonts w:ascii="Calibri" w:hAnsi="Calibri"/>
          <w:i/>
        </w:rPr>
        <w:t>Mycobacterium tuberculosis</w:t>
      </w:r>
      <w:r w:rsidR="008D2CDB">
        <w:rPr>
          <w:rFonts w:ascii="Calibri" w:hAnsi="Calibri"/>
        </w:rPr>
        <w:t xml:space="preserve"> (</w:t>
      </w:r>
      <w:r w:rsidR="008D2CDB" w:rsidRPr="008D2CDB">
        <w:rPr>
          <w:rFonts w:ascii="Calibri" w:hAnsi="Calibri"/>
          <w:i/>
        </w:rPr>
        <w:t>Mtb</w:t>
      </w:r>
      <w:r w:rsidR="008D2CDB">
        <w:rPr>
          <w:rFonts w:ascii="Calibri" w:hAnsi="Calibri"/>
        </w:rPr>
        <w:t xml:space="preserve">) </w:t>
      </w:r>
      <w:r w:rsidRPr="002C2C57">
        <w:rPr>
          <w:rFonts w:ascii="Calibri" w:hAnsi="Calibri"/>
        </w:rPr>
        <w:t xml:space="preserve">transmission </w:t>
      </w:r>
      <w:r w:rsidR="00156D1E">
        <w:rPr>
          <w:rFonts w:ascii="Calibri" w:hAnsi="Calibri"/>
        </w:rPr>
        <w:t xml:space="preserve">is a useful tool to estimate </w:t>
      </w:r>
      <w:r>
        <w:rPr>
          <w:rFonts w:ascii="Calibri" w:hAnsi="Calibri"/>
        </w:rPr>
        <w:t>the magnitude of this</w:t>
      </w:r>
      <w:r w:rsidRPr="002C2C57">
        <w:rPr>
          <w:rFonts w:ascii="Calibri" w:hAnsi="Calibri"/>
        </w:rPr>
        <w:t xml:space="preserve"> unknown. </w:t>
      </w:r>
      <w:r>
        <w:rPr>
          <w:rFonts w:ascii="Calibri" w:hAnsi="Calibri"/>
        </w:rPr>
        <w:t>A</w:t>
      </w:r>
      <w:r w:rsidRPr="002C2C57">
        <w:rPr>
          <w:rFonts w:ascii="Calibri" w:hAnsi="Calibri"/>
        </w:rPr>
        <w:t xml:space="preserve"> model based on realistic predictions of future demographics and epidemiology </w:t>
      </w:r>
      <w:r w:rsidR="00200B98">
        <w:rPr>
          <w:rFonts w:ascii="Calibri" w:hAnsi="Calibri"/>
        </w:rPr>
        <w:t xml:space="preserve">is a useful tool </w:t>
      </w:r>
      <w:r w:rsidRPr="002C2C57">
        <w:rPr>
          <w:rFonts w:ascii="Calibri" w:hAnsi="Calibri"/>
        </w:rPr>
        <w:t>for effective decision making in TB control</w:t>
      </w:r>
      <w:r>
        <w:rPr>
          <w:rFonts w:ascii="Calibri" w:hAnsi="Calibri"/>
        </w:rPr>
        <w:t xml:space="preserve"> with existing measures and planning for implementation of pipeline interventions such as new vaccines.</w:t>
      </w:r>
    </w:p>
    <w:p w14:paraId="50BBC1C1" w14:textId="362CCBCF" w:rsidR="00884CD0" w:rsidRPr="00711A92" w:rsidRDefault="00884CD0" w:rsidP="00AA3B39">
      <w:pPr>
        <w:spacing w:line="480" w:lineRule="auto"/>
        <w:jc w:val="both"/>
        <w:rPr>
          <w:rFonts w:ascii="Calibri" w:hAnsi="Calibri"/>
        </w:rPr>
      </w:pPr>
      <w:r>
        <w:rPr>
          <w:rFonts w:ascii="Calibri" w:hAnsi="Calibri"/>
        </w:rPr>
        <w:lastRenderedPageBreak/>
        <w:t xml:space="preserve">Mathematical models to-date </w:t>
      </w:r>
      <w:proofErr w:type="gramStart"/>
      <w:r>
        <w:rPr>
          <w:rFonts w:ascii="Calibri" w:hAnsi="Calibri"/>
        </w:rPr>
        <w:t>have</w:t>
      </w:r>
      <w:proofErr w:type="gramEnd"/>
      <w:r>
        <w:rPr>
          <w:rFonts w:ascii="Calibri" w:hAnsi="Calibri"/>
        </w:rPr>
        <w:t xml:space="preserve"> focussed on global- or regional-level </w:t>
      </w:r>
      <w:r w:rsidR="0070635E">
        <w:rPr>
          <w:rFonts w:ascii="Calibri" w:hAnsi="Calibri"/>
        </w:rPr>
        <w:t xml:space="preserve">modelling of new </w:t>
      </w:r>
      <w:r w:rsidR="002506D1">
        <w:rPr>
          <w:rFonts w:ascii="Calibri" w:hAnsi="Calibri"/>
        </w:rPr>
        <w:t>vaccines</w:t>
      </w:r>
      <w:r>
        <w:rPr>
          <w:rFonts w:ascii="Calibri" w:hAnsi="Calibri"/>
        </w:rPr>
        <w:t xml:space="preserve">. Recent models by Abu-Raddad </w:t>
      </w:r>
      <w:r w:rsidRPr="00D45811">
        <w:rPr>
          <w:rFonts w:ascii="Calibri" w:hAnsi="Calibri"/>
          <w:i/>
        </w:rPr>
        <w:t>et al.</w:t>
      </w:r>
      <w:r>
        <w:rPr>
          <w:rFonts w:ascii="Calibri" w:hAnsi="Calibri"/>
        </w:rPr>
        <w:t xml:space="preserve"> and Dye </w:t>
      </w:r>
      <w:r w:rsidRPr="007E55ED">
        <w:rPr>
          <w:rFonts w:ascii="Calibri" w:hAnsi="Calibri"/>
          <w:i/>
        </w:rPr>
        <w:t xml:space="preserve">et al. </w:t>
      </w:r>
      <w:r>
        <w:rPr>
          <w:rFonts w:ascii="Calibri" w:hAnsi="Calibri"/>
        </w:rPr>
        <w:t>modelled the impact of theoretical infant and adult vaccines, amongst other interventions, in a South-East Asian setting.</w:t>
      </w:r>
      <w:r w:rsidR="00116148">
        <w:rPr>
          <w:rFonts w:ascii="Calibri" w:hAnsi="Calibri"/>
        </w:rPr>
        <w:fldChar w:fldCharType="begin"/>
      </w:r>
      <w:r w:rsidR="00116148">
        <w:rPr>
          <w:rFonts w:ascii="Calibri" w:hAnsi="Calibri"/>
        </w:rPr>
        <w:instrText xml:space="preserve"> ADDIN EN.CITE &lt;EndNote&gt;&lt;Cite&gt;&lt;Author&gt;Abu-Raddad&lt;/Author&gt;&lt;Year&gt;2009&lt;/Year&gt;&lt;RecNum&gt;63&lt;/RecNum&gt;&lt;DisplayText&gt;&lt;style face="superscript"&gt;4&lt;/style&gt;&lt;/DisplayText&gt;&lt;record&gt;&lt;rec-number&gt;63&lt;/rec-number&gt;&lt;foreign-keys&gt;&lt;key app="EN" db-id="trz95war0aw557ea9zs5w5p8p0ssdtrxsd5s" timestamp="1399559403"&gt;63&lt;/key&gt;&lt;/foreign-keys&gt;&lt;ref-type name="Journal Article"&gt;17&lt;/ref-type&gt;&lt;contributors&gt;&lt;authors&gt;&lt;author&gt;Abu-Raddad, Laith J.&lt;/author&gt;&lt;author&gt;Sabatelli, Lorenzo&lt;/author&gt;&lt;author&gt;Achterberg, Jerusha T.&lt;/author&gt;&lt;author&gt;Sugimoto, Jonathan D.&lt;/author&gt;&lt;author&gt;Longini, Ira M.&lt;/author&gt;&lt;author&gt;Dye, Christopher&lt;/author&gt;&lt;author&gt;Halloran, M. Elizabeth&lt;/author&gt;&lt;/authors&gt;&lt;/contributors&gt;&lt;titles&gt;&lt;title&gt;Epidemiological benefits of more-effective tuberculosis vaccines, drugs, and diagnostics&lt;/title&gt;&lt;secondary-title&gt;Proceedings of the National Academy of Sciences&lt;/secondary-title&gt;&lt;/titles&gt;&lt;periodical&gt;&lt;full-title&gt;Proceedings of the National Academy of Sciences&lt;/full-title&gt;&lt;/periodical&gt;&lt;pages&gt;13980-13985&lt;/pages&gt;&lt;volume&gt;106&lt;/volume&gt;&lt;number&gt;33&lt;/number&gt;&lt;dates&gt;&lt;year&gt;2009&lt;/year&gt;&lt;pub-dates&gt;&lt;date&gt;August 18, 2009&lt;/date&gt;&lt;/pub-dates&gt;&lt;/dates&gt;&lt;urls&gt;&lt;related-urls&gt;&lt;url&gt;http://www.pnas.org/content/106/33/13980.abstract&lt;/url&gt;&lt;url&gt;http://www.pnas.org/content/106/33/13980.full.pdf&lt;/url&gt;&lt;/related-urls&gt;&lt;/urls&gt;&lt;electronic-resource-num&gt;10.1073/pnas.0901720106&lt;/electronic-resource-num&gt;&lt;/record&gt;&lt;/Cite&gt;&lt;/EndNote&gt;</w:instrText>
      </w:r>
      <w:r w:rsidR="00116148">
        <w:rPr>
          <w:rFonts w:ascii="Calibri" w:hAnsi="Calibri"/>
        </w:rPr>
        <w:fldChar w:fldCharType="separate"/>
      </w:r>
      <w:r w:rsidR="00116148" w:rsidRPr="00116148">
        <w:rPr>
          <w:rFonts w:ascii="Calibri" w:hAnsi="Calibri"/>
          <w:noProof/>
          <w:vertAlign w:val="superscript"/>
        </w:rPr>
        <w:t>4</w:t>
      </w:r>
      <w:r w:rsidR="00116148">
        <w:rPr>
          <w:rFonts w:ascii="Calibri" w:hAnsi="Calibri"/>
        </w:rPr>
        <w:fldChar w:fldCharType="end"/>
      </w:r>
      <w:r w:rsidR="00116148" w:rsidRPr="00116148">
        <w:rPr>
          <w:rFonts w:ascii="Calibri" w:hAnsi="Calibri"/>
          <w:vertAlign w:val="superscript"/>
        </w:rPr>
        <w:t>,</w:t>
      </w:r>
      <w:r w:rsidR="00116148">
        <w:rPr>
          <w:rFonts w:ascii="Calibri" w:hAnsi="Calibri"/>
        </w:rPr>
        <w:fldChar w:fldCharType="begin"/>
      </w:r>
      <w:r w:rsidR="00116148">
        <w:rPr>
          <w:rFonts w:ascii="Calibri" w:hAnsi="Calibri"/>
        </w:rPr>
        <w:instrText xml:space="preserve"> ADDIN EN.CITE &lt;EndNote&gt;&lt;Cite&gt;&lt;Author&gt;Dye&lt;/Author&gt;&lt;Year&gt;2013&lt;/Year&gt;&lt;RecNum&gt;1651&lt;/RecNum&gt;&lt;DisplayText&gt;&lt;style face="superscript"&gt;5&lt;/style&gt;&lt;/DisplayText&gt;&lt;record&gt;&lt;rec-number&gt;1651&lt;/rec-number&gt;&lt;foreign-keys&gt;&lt;key app="EN" db-id="trz95war0aw557ea9zs5w5p8p0ssdtrxsd5s" timestamp="1404718823"&gt;1651&lt;/key&gt;&lt;/foreign-keys&gt;&lt;ref-type name="Journal Article"&gt;17&lt;/ref-type&gt;&lt;contributors&gt;&lt;authors&gt;&lt;author&gt;Dye, C.&lt;/author&gt;&lt;author&gt;Glaziou, P.&lt;/author&gt;&lt;author&gt;Floyd, K.&lt;/author&gt;&lt;author&gt;Raviglione, M.&lt;/author&gt;&lt;/authors&gt;&lt;/contributors&gt;&lt;auth-address&gt;Office of Health Information, World Health Organization, CH 1211 Geneva 27, Switzerland. dyec@who.int&lt;/auth-address&gt;&lt;titles&gt;&lt;title&gt;Prospects for tuberculosis elimination&lt;/title&gt;&lt;secondary-title&gt;Annu Rev Public Health&lt;/secondary-title&gt;&lt;alt-title&gt;Annual review of public health&lt;/alt-title&gt;&lt;/titles&gt;&lt;periodical&gt;&lt;full-title&gt;Annu Rev Public Health&lt;/full-title&gt;&lt;abbr-1&gt;Annual review of public health&lt;/abbr-1&gt;&lt;/periodical&gt;&lt;alt-periodical&gt;&lt;full-title&gt;Annu Rev Public Health&lt;/full-title&gt;&lt;abbr-1&gt;Annual review of public health&lt;/abbr-1&gt;&lt;/alt-periodical&gt;&lt;pages&gt;271-86&lt;/pages&gt;&lt;volume&gt;34&lt;/volume&gt;&lt;keywords&gt;&lt;keyword&gt;Disease Eradication/*methods&lt;/keyword&gt;&lt;keyword&gt;Humans&lt;/keyword&gt;&lt;keyword&gt;Incidence&lt;/keyword&gt;&lt;keyword&gt;Tuberculosis, Pulmonary/diagnosis/drug therapy/epidemiology/*prevention &amp;amp; control&lt;/keyword&gt;&lt;keyword&gt;World Health/*statistics &amp;amp; numerical data&lt;/keyword&gt;&lt;/keywords&gt;&lt;dates&gt;&lt;year&gt;2013&lt;/year&gt;&lt;/dates&gt;&lt;isbn&gt;1545-2093 (Electronic)&amp;#xD;0163-7525 (Linking)&lt;/isbn&gt;&lt;accession-num&gt;23244049&lt;/accession-num&gt;&lt;urls&gt;&lt;related-urls&gt;&lt;url&gt;http://www.ncbi.nlm.nih.gov/pubmed/23244049&lt;/url&gt;&lt;url&gt;http://www.annualreviews.org/doi/pdf/10.1146/annurev-publhealth-031912-114431&lt;/url&gt;&lt;/related-urls&gt;&lt;/urls&gt;&lt;electronic-resource-num&gt;10.1146/annurev-publhealth-031912-114431&lt;/electronic-resource-num&gt;&lt;/record&gt;&lt;/Cite&gt;&lt;/EndNote&gt;</w:instrText>
      </w:r>
      <w:r w:rsidR="00116148">
        <w:rPr>
          <w:rFonts w:ascii="Calibri" w:hAnsi="Calibri"/>
        </w:rPr>
        <w:fldChar w:fldCharType="separate"/>
      </w:r>
      <w:r w:rsidR="00116148" w:rsidRPr="00116148">
        <w:rPr>
          <w:rFonts w:ascii="Calibri" w:hAnsi="Calibri"/>
          <w:noProof/>
          <w:vertAlign w:val="superscript"/>
        </w:rPr>
        <w:t>5</w:t>
      </w:r>
      <w:r w:rsidR="00116148">
        <w:rPr>
          <w:rFonts w:ascii="Calibri" w:hAnsi="Calibri"/>
        </w:rPr>
        <w:fldChar w:fldCharType="end"/>
      </w:r>
      <w:r>
        <w:rPr>
          <w:rFonts w:ascii="Calibri" w:hAnsi="Calibri"/>
        </w:rPr>
        <w:t xml:space="preserve"> Whereas Knight </w:t>
      </w:r>
      <w:r w:rsidRPr="00385AEB">
        <w:rPr>
          <w:rFonts w:ascii="Calibri" w:hAnsi="Calibri"/>
          <w:i/>
        </w:rPr>
        <w:t>et al.</w:t>
      </w:r>
      <w:r>
        <w:rPr>
          <w:rFonts w:ascii="Calibri" w:hAnsi="Calibri"/>
        </w:rPr>
        <w:t xml:space="preserve"> considered a more ‘global’ vaccine impact across 93 countries.</w:t>
      </w:r>
      <w:r w:rsidR="00116148">
        <w:rPr>
          <w:rFonts w:ascii="Calibri" w:hAnsi="Calibri"/>
        </w:rPr>
        <w:fldChar w:fldCharType="begin"/>
      </w:r>
      <w:r w:rsidR="00116148">
        <w:rPr>
          <w:rFonts w:ascii="Calibri" w:hAnsi="Calibri"/>
        </w:rPr>
        <w:instrText xml:space="preserve"> ADDIN EN.CITE &lt;EndNote&gt;&lt;Cite&gt;&lt;Author&gt;Knight&lt;/Author&gt;&lt;Year&gt;Submitted to Journal&lt;/Year&gt;&lt;RecNum&gt;1679&lt;/RecNum&gt;&lt;DisplayText&gt;&lt;style face="superscript"&gt;6&lt;/style&gt;&lt;/DisplayText&gt;&lt;record&gt;&lt;rec-number&gt;1679&lt;/rec-number&gt;&lt;foreign-keys&gt;&lt;key app="EN" db-id="trz95war0aw557ea9zs5w5p8p0ssdtrxsd5s" timestamp="1404723505"&gt;1679&lt;/key&gt;&lt;/foreign-keys&gt;&lt;ref-type name="Journal Article"&gt;17&lt;/ref-type&gt;&lt;contributors&gt;&lt;authors&gt;&lt;author&gt;Knight, G. M.; Griffiths, U.K.; Sumner, T.; Laurence, Y.; Gheorghe, A,; Vassal, A.; Glaziou, P.; White, R.G&lt;/author&gt;&lt;/authors&gt;&lt;/contributors&gt;&lt;titles&gt;&lt;title&gt;Impact and cost-effectiveness of new tuberculosis vaccines in low- and middle-income countries&lt;/title&gt;&lt;/titles&gt;&lt;dates&gt;&lt;year&gt;Submitted to Journal&lt;/year&gt;&lt;/dates&gt;&lt;urls&gt;&lt;/urls&gt;&lt;/record&gt;&lt;/Cite&gt;&lt;/EndNote&gt;</w:instrText>
      </w:r>
      <w:r w:rsidR="00116148">
        <w:rPr>
          <w:rFonts w:ascii="Calibri" w:hAnsi="Calibri"/>
        </w:rPr>
        <w:fldChar w:fldCharType="separate"/>
      </w:r>
      <w:r w:rsidR="00116148" w:rsidRPr="00116148">
        <w:rPr>
          <w:rFonts w:ascii="Calibri" w:hAnsi="Calibri"/>
          <w:noProof/>
          <w:vertAlign w:val="superscript"/>
        </w:rPr>
        <w:t>6</w:t>
      </w:r>
      <w:r w:rsidR="00116148">
        <w:rPr>
          <w:rFonts w:ascii="Calibri" w:hAnsi="Calibri"/>
        </w:rPr>
        <w:fldChar w:fldCharType="end"/>
      </w:r>
      <w:r>
        <w:rPr>
          <w:rFonts w:ascii="Calibri" w:hAnsi="Calibri"/>
        </w:rPr>
        <w:t xml:space="preserve"> Abu-Raddad included </w:t>
      </w:r>
      <w:r w:rsidR="0070635E">
        <w:rPr>
          <w:rFonts w:ascii="Calibri" w:hAnsi="Calibri"/>
        </w:rPr>
        <w:t>supplementary analyses</w:t>
      </w:r>
      <w:r>
        <w:rPr>
          <w:rFonts w:ascii="Calibri" w:hAnsi="Calibri"/>
        </w:rPr>
        <w:t>, estimating that 11.5-59 million cases could be averted in the WHO Western Pacific Region (to which China belongs) between 2015-2050, depending on vaccine profile.</w:t>
      </w:r>
      <w:r w:rsidR="00116148">
        <w:rPr>
          <w:rFonts w:ascii="Calibri" w:hAnsi="Calibri"/>
        </w:rPr>
        <w:fldChar w:fldCharType="begin"/>
      </w:r>
      <w:r w:rsidR="00116148">
        <w:rPr>
          <w:rFonts w:ascii="Calibri" w:hAnsi="Calibri"/>
        </w:rPr>
        <w:instrText xml:space="preserve"> ADDIN EN.CITE &lt;EndNote&gt;&lt;Cite&gt;&lt;Author&gt;Abu-Raddad&lt;/Author&gt;&lt;Year&gt;2009&lt;/Year&gt;&lt;RecNum&gt;63&lt;/RecNum&gt;&lt;DisplayText&gt;&lt;style face="superscript"&gt;4&lt;/style&gt;&lt;/DisplayText&gt;&lt;record&gt;&lt;rec-number&gt;63&lt;/rec-number&gt;&lt;foreign-keys&gt;&lt;key app="EN" db-id="trz95war0aw557ea9zs5w5p8p0ssdtrxsd5s" timestamp="1399559403"&gt;63&lt;/key&gt;&lt;/foreign-keys&gt;&lt;ref-type name="Journal Article"&gt;17&lt;/ref-type&gt;&lt;contributors&gt;&lt;authors&gt;&lt;author&gt;Abu-Raddad, Laith J.&lt;/author&gt;&lt;author&gt;Sabatelli, Lorenzo&lt;/author&gt;&lt;author&gt;Achterberg, Jerusha T.&lt;/author&gt;&lt;author&gt;Sugimoto, Jonathan D.&lt;/author&gt;&lt;author&gt;Longini, Ira M.&lt;/author&gt;&lt;author&gt;Dye, Christopher&lt;/author&gt;&lt;author&gt;Halloran, M. Elizabeth&lt;/author&gt;&lt;/authors&gt;&lt;/contributors&gt;&lt;titles&gt;&lt;title&gt;Epidemiological benefits of more-effective tuberculosis vaccines, drugs, and diagnostics&lt;/title&gt;&lt;secondary-title&gt;Proceedings of the National Academy of Sciences&lt;/secondary-title&gt;&lt;/titles&gt;&lt;periodical&gt;&lt;full-title&gt;Proceedings of the National Academy of Sciences&lt;/full-title&gt;&lt;/periodical&gt;&lt;pages&gt;13980-13985&lt;/pages&gt;&lt;volume&gt;106&lt;/volume&gt;&lt;number&gt;33&lt;/number&gt;&lt;dates&gt;&lt;year&gt;2009&lt;/year&gt;&lt;pub-dates&gt;&lt;date&gt;August 18, 2009&lt;/date&gt;&lt;/pub-dates&gt;&lt;/dates&gt;&lt;urls&gt;&lt;related-urls&gt;&lt;url&gt;http://www.pnas.org/content/106/33/13980.abstract&lt;/url&gt;&lt;url&gt;http://www.pnas.org/content/106/33/13980.full.pdf&lt;/url&gt;&lt;/related-urls&gt;&lt;/urls&gt;&lt;electronic-resource-num&gt;10.1073/pnas.0901720106&lt;/electronic-resource-num&gt;&lt;/record&gt;&lt;/Cite&gt;&lt;/EndNote&gt;</w:instrText>
      </w:r>
      <w:r w:rsidR="00116148">
        <w:rPr>
          <w:rFonts w:ascii="Calibri" w:hAnsi="Calibri"/>
        </w:rPr>
        <w:fldChar w:fldCharType="separate"/>
      </w:r>
      <w:r w:rsidR="00116148" w:rsidRPr="00116148">
        <w:rPr>
          <w:rFonts w:ascii="Calibri" w:hAnsi="Calibri"/>
          <w:noProof/>
          <w:vertAlign w:val="superscript"/>
        </w:rPr>
        <w:t>4</w:t>
      </w:r>
      <w:r w:rsidR="00116148">
        <w:rPr>
          <w:rFonts w:ascii="Calibri" w:hAnsi="Calibri"/>
        </w:rPr>
        <w:fldChar w:fldCharType="end"/>
      </w:r>
      <w:r>
        <w:rPr>
          <w:rFonts w:ascii="Calibri" w:hAnsi="Calibri"/>
        </w:rPr>
        <w:t xml:space="preserve"> However, no model has considered </w:t>
      </w:r>
      <w:r w:rsidR="002506D1">
        <w:rPr>
          <w:rFonts w:ascii="Calibri" w:hAnsi="Calibri"/>
        </w:rPr>
        <w:t xml:space="preserve">the potential impact of new TB vaccines capturing the </w:t>
      </w:r>
      <w:r>
        <w:rPr>
          <w:rFonts w:ascii="Calibri" w:hAnsi="Calibri"/>
        </w:rPr>
        <w:t xml:space="preserve">demographic changes </w:t>
      </w:r>
      <w:r w:rsidR="002506D1">
        <w:rPr>
          <w:rFonts w:ascii="Calibri" w:hAnsi="Calibri"/>
        </w:rPr>
        <w:t xml:space="preserve">that are underway and </w:t>
      </w:r>
      <w:r>
        <w:rPr>
          <w:rFonts w:ascii="Calibri" w:hAnsi="Calibri"/>
        </w:rPr>
        <w:t>ant</w:t>
      </w:r>
      <w:r w:rsidR="0070635E">
        <w:rPr>
          <w:rFonts w:ascii="Calibri" w:hAnsi="Calibri"/>
        </w:rPr>
        <w:t xml:space="preserve">icipated in China, and no models have </w:t>
      </w:r>
      <w:r>
        <w:rPr>
          <w:rFonts w:ascii="Calibri" w:hAnsi="Calibri"/>
        </w:rPr>
        <w:t xml:space="preserve">considered the public health impact of vaccination </w:t>
      </w:r>
      <w:r w:rsidR="002506D1">
        <w:rPr>
          <w:rFonts w:ascii="Calibri" w:hAnsi="Calibri"/>
        </w:rPr>
        <w:t xml:space="preserve">specifically </w:t>
      </w:r>
      <w:r>
        <w:rPr>
          <w:rFonts w:ascii="Calibri" w:hAnsi="Calibri"/>
        </w:rPr>
        <w:t>of the elderly against tuberculosis. The elderly age group could prove an undervalued target for tuberculosis control, particularly in</w:t>
      </w:r>
      <w:r w:rsidR="0070635E">
        <w:rPr>
          <w:rFonts w:ascii="Calibri" w:hAnsi="Calibri"/>
        </w:rPr>
        <w:t xml:space="preserve"> ageing populations. Here we </w:t>
      </w:r>
      <w:r>
        <w:rPr>
          <w:rFonts w:ascii="Calibri" w:hAnsi="Calibri"/>
        </w:rPr>
        <w:t xml:space="preserve">explore the public impact of vaccinating the elderly, to inform </w:t>
      </w:r>
      <w:r w:rsidRPr="00711A92">
        <w:rPr>
          <w:rFonts w:ascii="Calibri" w:hAnsi="Calibri"/>
        </w:rPr>
        <w:t xml:space="preserve">appropriate and efficient design of TB vaccine clinical development plans both by Chinese vaccine developers and international developers aiming to tackle </w:t>
      </w:r>
      <w:r>
        <w:rPr>
          <w:rFonts w:ascii="Calibri" w:hAnsi="Calibri"/>
        </w:rPr>
        <w:t>the</w:t>
      </w:r>
      <w:r w:rsidRPr="00711A92">
        <w:rPr>
          <w:rFonts w:ascii="Calibri" w:hAnsi="Calibri"/>
        </w:rPr>
        <w:t xml:space="preserve"> significant burden of disease in China. </w:t>
      </w:r>
    </w:p>
    <w:p w14:paraId="4E04EA4C" w14:textId="77777777" w:rsidR="00423E38" w:rsidRPr="00E1110E" w:rsidRDefault="00E1110E" w:rsidP="00AA3B39">
      <w:pPr>
        <w:spacing w:line="480" w:lineRule="auto"/>
        <w:jc w:val="both"/>
        <w:rPr>
          <w:b/>
        </w:rPr>
      </w:pPr>
      <w:r w:rsidRPr="00E1110E">
        <w:rPr>
          <w:b/>
        </w:rPr>
        <w:t>AIMS AND OBJECTIVES</w:t>
      </w:r>
    </w:p>
    <w:p w14:paraId="2D9D3E07" w14:textId="0CA59AAF" w:rsidR="00123A6F" w:rsidRDefault="00123A6F" w:rsidP="00AA3B39">
      <w:pPr>
        <w:spacing w:line="480" w:lineRule="auto"/>
        <w:jc w:val="both"/>
      </w:pPr>
      <w:r>
        <w:t xml:space="preserve">Aim: </w:t>
      </w:r>
      <w:r w:rsidR="00C068FA">
        <w:t xml:space="preserve">Understand the relative contribution of the elderly population to </w:t>
      </w:r>
      <w:r w:rsidR="008D2CDB" w:rsidRPr="008D2CDB">
        <w:rPr>
          <w:i/>
        </w:rPr>
        <w:t>Mtb</w:t>
      </w:r>
      <w:r w:rsidR="00C068FA">
        <w:t xml:space="preserve"> transmission in China, and e</w:t>
      </w:r>
      <w:r w:rsidRPr="00B54DE6">
        <w:t>stimate the impact of a new TB vaccine</w:t>
      </w:r>
      <w:r>
        <w:t xml:space="preserve">s targeted </w:t>
      </w:r>
      <w:r w:rsidR="00B311DB">
        <w:t>to</w:t>
      </w:r>
      <w:r w:rsidRPr="00B54DE6">
        <w:t xml:space="preserve"> </w:t>
      </w:r>
      <w:r>
        <w:t xml:space="preserve">the elderly in </w:t>
      </w:r>
      <w:r w:rsidRPr="00B54DE6">
        <w:t xml:space="preserve">China, </w:t>
      </w:r>
      <w:r>
        <w:t>considering several scenarios of vaccination coverage</w:t>
      </w:r>
      <w:r w:rsidRPr="00B54DE6">
        <w:t xml:space="preserve"> </w:t>
      </w:r>
      <w:r>
        <w:t xml:space="preserve">and </w:t>
      </w:r>
      <w:r w:rsidRPr="00B54DE6">
        <w:t>vaccine characteristics</w:t>
      </w:r>
      <w:r>
        <w:t xml:space="preserve"> such as vaccine mode of action, efficacy and duration of protection.</w:t>
      </w:r>
    </w:p>
    <w:p w14:paraId="046152E9" w14:textId="77777777" w:rsidR="000E6F1D" w:rsidRDefault="00FB221A" w:rsidP="00AA3B39">
      <w:pPr>
        <w:spacing w:line="480" w:lineRule="auto"/>
        <w:jc w:val="both"/>
      </w:pPr>
      <w:r>
        <w:t>Objective</w:t>
      </w:r>
      <w:r w:rsidR="000E6F1D">
        <w:t>s</w:t>
      </w:r>
      <w:r>
        <w:t xml:space="preserve">: </w:t>
      </w:r>
    </w:p>
    <w:p w14:paraId="24B6693F" w14:textId="6F93860F" w:rsidR="000E6F1D" w:rsidRDefault="0070635E" w:rsidP="00AA3B39">
      <w:pPr>
        <w:pStyle w:val="ListParagraph"/>
        <w:numPr>
          <w:ilvl w:val="0"/>
          <w:numId w:val="4"/>
        </w:numPr>
        <w:spacing w:line="480" w:lineRule="auto"/>
        <w:ind w:left="709" w:hanging="348"/>
        <w:jc w:val="both"/>
      </w:pPr>
      <w:r>
        <w:t>To c</w:t>
      </w:r>
      <w:r w:rsidR="000E6F1D">
        <w:t xml:space="preserve">reate baseline model scenarios estimating relative potential contribution of the elderly to the on-going transmission of </w:t>
      </w:r>
      <w:r w:rsidR="00737DD4" w:rsidRPr="008D2CDB">
        <w:rPr>
          <w:i/>
        </w:rPr>
        <w:t>Mtb</w:t>
      </w:r>
      <w:r w:rsidR="00737DD4">
        <w:t xml:space="preserve"> </w:t>
      </w:r>
      <w:r w:rsidR="000E6F1D">
        <w:t>in China</w:t>
      </w:r>
    </w:p>
    <w:p w14:paraId="04F05CFF" w14:textId="77777777" w:rsidR="000E6F1D" w:rsidRDefault="000E6F1D" w:rsidP="00AA3B39">
      <w:pPr>
        <w:pStyle w:val="ListParagraph"/>
        <w:widowControl w:val="0"/>
        <w:numPr>
          <w:ilvl w:val="0"/>
          <w:numId w:val="4"/>
        </w:numPr>
        <w:spacing w:after="0" w:line="480" w:lineRule="auto"/>
        <w:ind w:left="709" w:hanging="348"/>
        <w:jc w:val="both"/>
      </w:pPr>
      <w:r>
        <w:t>Explore potential impact o</w:t>
      </w:r>
      <w:r w:rsidR="009F71E2">
        <w:t>f novel TB vaccines delivered to elderly populations</w:t>
      </w:r>
      <w:r>
        <w:t>, considering both pre- and post-</w:t>
      </w:r>
      <w:r w:rsidR="007015CE">
        <w:t>infection</w:t>
      </w:r>
      <w:r>
        <w:t xml:space="preserve"> vaccines and varying efficacy, coverage and duration of protection.</w:t>
      </w:r>
    </w:p>
    <w:p w14:paraId="66AED67B" w14:textId="77777777" w:rsidR="00A03CCF" w:rsidRDefault="00A03CCF" w:rsidP="00AA3B39">
      <w:pPr>
        <w:spacing w:line="480" w:lineRule="auto"/>
        <w:rPr>
          <w:b/>
        </w:rPr>
      </w:pPr>
      <w:r>
        <w:rPr>
          <w:b/>
        </w:rPr>
        <w:br w:type="page"/>
      </w:r>
    </w:p>
    <w:p w14:paraId="061B2F40" w14:textId="56250E9F" w:rsidR="000A564B" w:rsidRPr="00E1110E" w:rsidRDefault="00E1110E" w:rsidP="00AA3B39">
      <w:pPr>
        <w:spacing w:line="480" w:lineRule="auto"/>
        <w:rPr>
          <w:b/>
        </w:rPr>
      </w:pPr>
      <w:r w:rsidRPr="00E1110E">
        <w:rPr>
          <w:b/>
        </w:rPr>
        <w:lastRenderedPageBreak/>
        <w:t>MATERIALS AND METHODS</w:t>
      </w:r>
    </w:p>
    <w:p w14:paraId="5BF0678A" w14:textId="77777777" w:rsidR="000A564B" w:rsidRPr="00101F63" w:rsidRDefault="000A564B" w:rsidP="00AA3B39">
      <w:pPr>
        <w:spacing w:after="120" w:line="480" w:lineRule="auto"/>
        <w:jc w:val="both"/>
        <w:rPr>
          <w:rFonts w:ascii="Calibri" w:hAnsi="Calibri"/>
          <w:b/>
        </w:rPr>
      </w:pPr>
      <w:r w:rsidRPr="00101F63">
        <w:rPr>
          <w:rFonts w:ascii="Calibri" w:hAnsi="Calibri"/>
          <w:b/>
        </w:rPr>
        <w:t>Data</w:t>
      </w:r>
    </w:p>
    <w:p w14:paraId="30C1094D" w14:textId="4B4C9BB5" w:rsidR="001B5F88" w:rsidRDefault="000A564B" w:rsidP="00AA3B39">
      <w:pPr>
        <w:spacing w:line="480" w:lineRule="auto"/>
        <w:jc w:val="both"/>
        <w:rPr>
          <w:rFonts w:ascii="Calibri" w:hAnsi="Calibri"/>
        </w:rPr>
      </w:pPr>
      <w:r w:rsidRPr="00101F63">
        <w:rPr>
          <w:rFonts w:ascii="Calibri" w:hAnsi="Calibri"/>
        </w:rPr>
        <w:t>Demographic data</w:t>
      </w:r>
      <w:r w:rsidR="00EC051F">
        <w:rPr>
          <w:rFonts w:ascii="Calibri" w:hAnsi="Calibri"/>
        </w:rPr>
        <w:t>,</w:t>
      </w:r>
      <w:r w:rsidRPr="00101F63">
        <w:rPr>
          <w:rFonts w:ascii="Calibri" w:hAnsi="Calibri"/>
        </w:rPr>
        <w:t xml:space="preserve"> </w:t>
      </w:r>
      <w:r w:rsidR="00EC051F">
        <w:rPr>
          <w:rFonts w:ascii="Calibri" w:hAnsi="Calibri"/>
        </w:rPr>
        <w:t xml:space="preserve">including age-stratified population </w:t>
      </w:r>
      <w:r w:rsidR="00997F6E">
        <w:rPr>
          <w:rFonts w:ascii="Calibri" w:hAnsi="Calibri"/>
        </w:rPr>
        <w:t xml:space="preserve">size </w:t>
      </w:r>
      <w:r w:rsidR="00EC051F">
        <w:rPr>
          <w:rFonts w:ascii="Calibri" w:hAnsi="Calibri"/>
        </w:rPr>
        <w:t xml:space="preserve">estimates for 2010 and 2050, </w:t>
      </w:r>
      <w:r w:rsidRPr="00101F63">
        <w:rPr>
          <w:rFonts w:ascii="Calibri" w:hAnsi="Calibri"/>
        </w:rPr>
        <w:t>were taken from the UN population division 201</w:t>
      </w:r>
      <w:r>
        <w:rPr>
          <w:rFonts w:ascii="Calibri" w:hAnsi="Calibri"/>
        </w:rPr>
        <w:t>2</w:t>
      </w:r>
      <w:r w:rsidRPr="00101F63">
        <w:rPr>
          <w:rFonts w:ascii="Calibri" w:hAnsi="Calibri"/>
        </w:rPr>
        <w:t xml:space="preserve"> revision.</w:t>
      </w:r>
      <w:r w:rsidR="00116148">
        <w:rPr>
          <w:rFonts w:ascii="Calibri" w:hAnsi="Calibri"/>
        </w:rPr>
        <w:fldChar w:fldCharType="begin"/>
      </w:r>
      <w:r w:rsidR="00116148">
        <w:rPr>
          <w:rFonts w:ascii="Calibri" w:hAnsi="Calibri"/>
        </w:rPr>
        <w:instrText xml:space="preserve"> ADDIN EN.CITE &lt;EndNote&gt;&lt;Cite ExcludeAuth="1" ExcludeYear="1"&gt;&lt;RecNum&gt;60&lt;/RecNum&gt;&lt;DisplayText&gt;&lt;style face="superscript"&gt;3&lt;/style&gt;&lt;/DisplayText&gt;&lt;record&gt;&lt;rec-number&gt;60&lt;/rec-number&gt;&lt;foreign-keys&gt;&lt;key app="EN" db-id="trz95war0aw557ea9zs5w5p8p0ssdtrxsd5s" timestamp="1397052325"&gt;60&lt;/key&gt;&lt;/foreign-keys&gt;&lt;ref-type name="Web Page"&gt;12&lt;/ref-type&gt;&lt;contributors&gt;&lt;/contributors&gt;&lt;titles&gt;&lt;title&gt;World Population Prospects: The 2012 Revision, Highlights and Advance Tables. ESA/P/WP.228&lt;/title&gt;&lt;/titles&gt;&lt;dates&gt;&lt;/dates&gt;&lt;publisher&gt;United Nations, Department of Economic and Social Affairs, Population Division (2013)&lt;/publisher&gt;&lt;urls&gt;&lt;/urls&gt;&lt;/record&gt;&lt;/Cite&gt;&lt;/EndNote&gt;</w:instrText>
      </w:r>
      <w:r w:rsidR="00116148">
        <w:rPr>
          <w:rFonts w:ascii="Calibri" w:hAnsi="Calibri"/>
        </w:rPr>
        <w:fldChar w:fldCharType="separate"/>
      </w:r>
      <w:r w:rsidR="00116148" w:rsidRPr="00116148">
        <w:rPr>
          <w:rFonts w:ascii="Calibri" w:hAnsi="Calibri"/>
          <w:noProof/>
          <w:vertAlign w:val="superscript"/>
        </w:rPr>
        <w:t>3</w:t>
      </w:r>
      <w:r w:rsidR="00116148">
        <w:rPr>
          <w:rFonts w:ascii="Calibri" w:hAnsi="Calibri"/>
        </w:rPr>
        <w:fldChar w:fldCharType="end"/>
      </w:r>
      <w:r w:rsidR="00116148">
        <w:rPr>
          <w:rFonts w:ascii="Calibri" w:hAnsi="Calibri"/>
        </w:rPr>
        <w:t xml:space="preserve"> </w:t>
      </w:r>
      <w:r w:rsidR="00423E38">
        <w:rPr>
          <w:rFonts w:ascii="Calibri" w:hAnsi="Calibri"/>
        </w:rPr>
        <w:t>High and low fertility estimates in the UN population division provided the upper and lower bound of population size</w:t>
      </w:r>
      <w:r w:rsidR="006B7AF0">
        <w:rPr>
          <w:rFonts w:ascii="Calibri" w:hAnsi="Calibri"/>
        </w:rPr>
        <w:t xml:space="preserve"> for the child </w:t>
      </w:r>
      <w:r w:rsidR="00826826">
        <w:rPr>
          <w:rFonts w:ascii="Calibri" w:hAnsi="Calibri"/>
        </w:rPr>
        <w:t xml:space="preserve">(0-14 years) </w:t>
      </w:r>
      <w:r w:rsidR="006B7AF0">
        <w:rPr>
          <w:rFonts w:ascii="Calibri" w:hAnsi="Calibri"/>
        </w:rPr>
        <w:t>and adult</w:t>
      </w:r>
      <w:r w:rsidR="00826826">
        <w:rPr>
          <w:rFonts w:ascii="Calibri" w:hAnsi="Calibri"/>
        </w:rPr>
        <w:t xml:space="preserve"> (15-54 years)</w:t>
      </w:r>
      <w:r w:rsidR="006B7AF0">
        <w:rPr>
          <w:rFonts w:ascii="Calibri" w:hAnsi="Calibri"/>
        </w:rPr>
        <w:t xml:space="preserve"> age groups</w:t>
      </w:r>
      <w:r w:rsidR="00423E38">
        <w:rPr>
          <w:rFonts w:ascii="Calibri" w:hAnsi="Calibri"/>
        </w:rPr>
        <w:t xml:space="preserve"> in 2050. </w:t>
      </w:r>
      <w:r w:rsidR="007537F0">
        <w:rPr>
          <w:rFonts w:ascii="Calibri" w:hAnsi="Calibri"/>
        </w:rPr>
        <w:t>Bounds for o</w:t>
      </w:r>
      <w:r w:rsidR="006B7AF0">
        <w:rPr>
          <w:rFonts w:ascii="Calibri" w:hAnsi="Calibri"/>
        </w:rPr>
        <w:t xml:space="preserve">lder adult </w:t>
      </w:r>
      <w:r w:rsidR="00826826">
        <w:rPr>
          <w:rFonts w:ascii="Calibri" w:hAnsi="Calibri"/>
        </w:rPr>
        <w:t xml:space="preserve">(55-64 years) </w:t>
      </w:r>
      <w:r w:rsidR="006B7AF0">
        <w:rPr>
          <w:rFonts w:ascii="Calibri" w:hAnsi="Calibri"/>
        </w:rPr>
        <w:t xml:space="preserve">and elderly </w:t>
      </w:r>
      <w:r w:rsidR="00826826">
        <w:rPr>
          <w:rFonts w:ascii="Calibri" w:hAnsi="Calibri"/>
        </w:rPr>
        <w:t>(</w:t>
      </w:r>
      <w:r w:rsidR="00826826">
        <w:rPr>
          <w:rFonts w:ascii="Calibri" w:hAnsi="Calibri"/>
        </w:rPr>
        <w:sym w:font="Symbol" w:char="F0B3"/>
      </w:r>
      <w:r w:rsidR="00826826">
        <w:rPr>
          <w:rFonts w:ascii="Calibri" w:hAnsi="Calibri"/>
        </w:rPr>
        <w:t xml:space="preserve">65 years) </w:t>
      </w:r>
      <w:r w:rsidR="006B7AF0">
        <w:rPr>
          <w:rFonts w:ascii="Calibri" w:hAnsi="Calibri"/>
        </w:rPr>
        <w:t>groups</w:t>
      </w:r>
      <w:r w:rsidR="007537F0" w:rsidRPr="007537F0">
        <w:rPr>
          <w:rFonts w:ascii="Calibri" w:hAnsi="Calibri"/>
        </w:rPr>
        <w:t xml:space="preserve"> </w:t>
      </w:r>
      <w:r w:rsidR="007537F0">
        <w:rPr>
          <w:rFonts w:ascii="Calibri" w:hAnsi="Calibri"/>
        </w:rPr>
        <w:t xml:space="preserve">were assumed to be +/- </w:t>
      </w:r>
      <w:r w:rsidR="00C71C92">
        <w:rPr>
          <w:rFonts w:ascii="Calibri" w:hAnsi="Calibri"/>
        </w:rPr>
        <w:t xml:space="preserve">10% </w:t>
      </w:r>
      <w:r w:rsidR="007537F0">
        <w:rPr>
          <w:rFonts w:ascii="Calibri" w:hAnsi="Calibri"/>
        </w:rPr>
        <w:t xml:space="preserve">of the point estimate. </w:t>
      </w:r>
      <w:r w:rsidR="001B5F88">
        <w:rPr>
          <w:rFonts w:ascii="Calibri" w:hAnsi="Calibri"/>
        </w:rPr>
        <w:t xml:space="preserve">Age-stratified prevalence of bacteriologically-positive pulmonary TB disease was obtained from national prevalence surveys conducted in 2000 and 2010, reported in Wang </w:t>
      </w:r>
      <w:r w:rsidR="001B5F88" w:rsidRPr="00423E38">
        <w:rPr>
          <w:rFonts w:ascii="Calibri" w:hAnsi="Calibri"/>
          <w:i/>
        </w:rPr>
        <w:t>et al</w:t>
      </w:r>
      <w:r w:rsidR="001B5F88">
        <w:rPr>
          <w:rFonts w:ascii="Calibri" w:hAnsi="Calibri"/>
          <w:i/>
        </w:rPr>
        <w:t>.</w:t>
      </w:r>
      <w:r w:rsidR="001B5F88">
        <w:rPr>
          <w:rFonts w:ascii="Calibri" w:hAnsi="Calibri"/>
        </w:rPr>
        <w:t xml:space="preserve"> (2014).</w:t>
      </w:r>
      <w:r w:rsidR="001B5F88">
        <w:rPr>
          <w:rFonts w:ascii="Calibri" w:hAnsi="Calibri"/>
        </w:rPr>
        <w:fldChar w:fldCharType="begin"/>
      </w:r>
      <w:r w:rsidR="001B5F88">
        <w:rPr>
          <w:rFonts w:ascii="Calibri" w:hAnsi="Calibri"/>
        </w:rPr>
        <w:instrText xml:space="preserve"> ADDIN EN.CITE &lt;EndNote&gt;&lt;Cite&gt;&lt;Author&gt;Wang&lt;/Author&gt;&lt;Year&gt;2014&lt;/Year&gt;&lt;RecNum&gt;30&lt;/RecNum&gt;&lt;DisplayText&gt;&lt;style face="superscript"&gt;1&lt;/style&gt;&lt;/DisplayText&gt;&lt;record&gt;&lt;rec-number&gt;30&lt;/rec-number&gt;&lt;foreign-keys&gt;&lt;key app="EN" db-id="trz95war0aw557ea9zs5w5p8p0ssdtrxsd5s" timestamp="1395401461"&gt;30&lt;/key&gt;&lt;/foreign-keys&gt;&lt;ref-type name="Journal Article"&gt;17&lt;/ref-type&gt;&lt;contributors&gt;&lt;authors&gt;&lt;author&gt;Wang, Lixia&lt;/author&gt;&lt;author&gt;Zhang, Hui&lt;/author&gt;&lt;author&gt;Ruan, Yunzhou&lt;/author&gt;&lt;author&gt;Chin, Daniel P.&lt;/author&gt;&lt;author&gt;Xia, Yinyin&lt;/author&gt;&lt;author&gt;Cheng, Shiming&lt;/author&gt;&lt;author&gt;Chen, Mingting&lt;/author&gt;&lt;author&gt;Zhao, Yanlin&lt;/author&gt;&lt;author&gt;Jiang, Shiwen&lt;/author&gt;&lt;author&gt;Du, Xin&lt;/author&gt;&lt;author&gt;He, Guangxue&lt;/author&gt;&lt;author&gt;Li, Jun&lt;/author&gt;&lt;author&gt;Wang, Shengfen&lt;/author&gt;&lt;author&gt;Chen, Wei&lt;/author&gt;&lt;author&gt;Xu, Caihong&lt;/author&gt;&lt;author&gt;Huang, Fei&lt;/author&gt;&lt;author&gt;Liu, Xiaoqiu&lt;/author&gt;&lt;author&gt;Wang, Yu&lt;/author&gt;&lt;/authors&gt;&lt;/contributors&gt;&lt;titles&gt;&lt;title&gt;Tuberculosis prevalence in China, 1990-2010; a longitudinal analysis of national survey data&lt;/title&gt;&lt;secondary-title&gt;The Lancet&lt;/secondary-title&gt;&lt;/titles&gt;&lt;periodical&gt;&lt;full-title&gt;The Lancet&lt;/full-title&gt;&lt;/periodical&gt;&lt;dates&gt;&lt;year&gt;2014&lt;/year&gt;&lt;/dates&gt;&lt;isbn&gt;0140-6736&lt;/isbn&gt;&lt;urls&gt;&lt;related-urls&gt;&lt;url&gt;http://linkinghub.elsevier.com/retrieve/pii/S0140673613626392&lt;/url&gt;&lt;/related-urls&gt;&lt;/urls&gt;&lt;/record&gt;&lt;/Cite&gt;&lt;/EndNote&gt;</w:instrText>
      </w:r>
      <w:r w:rsidR="001B5F88">
        <w:rPr>
          <w:rFonts w:ascii="Calibri" w:hAnsi="Calibri"/>
        </w:rPr>
        <w:fldChar w:fldCharType="separate"/>
      </w:r>
      <w:r w:rsidR="001B5F88" w:rsidRPr="00116148">
        <w:rPr>
          <w:rFonts w:ascii="Calibri" w:hAnsi="Calibri"/>
          <w:noProof/>
          <w:vertAlign w:val="superscript"/>
        </w:rPr>
        <w:t>1</w:t>
      </w:r>
      <w:r w:rsidR="001B5F88">
        <w:rPr>
          <w:rFonts w:ascii="Calibri" w:hAnsi="Calibri"/>
        </w:rPr>
        <w:fldChar w:fldCharType="end"/>
      </w:r>
      <w:r w:rsidR="001B5F88">
        <w:rPr>
          <w:rFonts w:ascii="Calibri" w:hAnsi="Calibri"/>
        </w:rPr>
        <w:t xml:space="preserve"> M</w:t>
      </w:r>
      <w:r w:rsidR="001B5F88" w:rsidRPr="00101F63">
        <w:rPr>
          <w:rFonts w:ascii="Calibri" w:hAnsi="Calibri"/>
        </w:rPr>
        <w:t xml:space="preserve">ortality </w:t>
      </w:r>
      <w:r w:rsidR="001B5F88">
        <w:rPr>
          <w:rFonts w:ascii="Calibri" w:hAnsi="Calibri"/>
        </w:rPr>
        <w:t>rate</w:t>
      </w:r>
      <w:r w:rsidR="00C71C92">
        <w:rPr>
          <w:rFonts w:ascii="Calibri" w:hAnsi="Calibri"/>
        </w:rPr>
        <w:t>s</w:t>
      </w:r>
      <w:r w:rsidR="001B5F88">
        <w:rPr>
          <w:rFonts w:ascii="Calibri" w:hAnsi="Calibri"/>
        </w:rPr>
        <w:t xml:space="preserve"> by age</w:t>
      </w:r>
      <w:r w:rsidR="001B5F88" w:rsidRPr="00101F63">
        <w:rPr>
          <w:rFonts w:ascii="Calibri" w:hAnsi="Calibri"/>
        </w:rPr>
        <w:t xml:space="preserve"> </w:t>
      </w:r>
      <w:r w:rsidR="00C71C92">
        <w:rPr>
          <w:rFonts w:ascii="Calibri" w:hAnsi="Calibri"/>
        </w:rPr>
        <w:t xml:space="preserve">were collated </w:t>
      </w:r>
      <w:r w:rsidR="001B5F88" w:rsidRPr="00101F63">
        <w:rPr>
          <w:rFonts w:ascii="Calibri" w:hAnsi="Calibri"/>
        </w:rPr>
        <w:t>from</w:t>
      </w:r>
      <w:r w:rsidR="001B5F88">
        <w:rPr>
          <w:rFonts w:ascii="Calibri" w:hAnsi="Calibri"/>
        </w:rPr>
        <w:t xml:space="preserve"> Disease Surveillance Point data, which is considered nationally representative. </w:t>
      </w:r>
      <w:r w:rsidR="001B5F88">
        <w:rPr>
          <w:rFonts w:ascii="Calibri" w:hAnsi="Calibri"/>
        </w:rPr>
        <w:fldChar w:fldCharType="begin"/>
      </w:r>
      <w:r w:rsidR="001B5F88">
        <w:rPr>
          <w:rFonts w:ascii="Calibri" w:hAnsi="Calibri"/>
        </w:rPr>
        <w:instrText xml:space="preserve"> ADDIN EN.CITE &lt;EndNote&gt;&lt;Cite&gt;&lt;Author&gt;Zhang&lt;/Author&gt;&lt;Year&gt;2012&lt;/Year&gt;&lt;RecNum&gt;77&lt;/RecNum&gt;&lt;DisplayText&gt;&lt;style face="superscript"&gt;7&lt;/style&gt;&lt;/DisplayText&gt;&lt;record&gt;&lt;rec-number&gt;77&lt;/rec-number&gt;&lt;foreign-keys&gt;&lt;key app="EN" db-id="trz95war0aw557ea9zs5w5p8p0ssdtrxsd5s" timestamp="1401288284"&gt;77&lt;/key&gt;&lt;/foreign-keys&gt;&lt;ref-type name="Journal Article"&gt;17&lt;/ref-type&gt;&lt;contributors&gt;&lt;authors&gt;&lt;author&gt;Zhang, H.&lt;/author&gt;&lt;author&gt;Huang, F.&lt;/author&gt;&lt;author&gt;Chen, W.&lt;/author&gt;&lt;author&gt;Du, X.&lt;/author&gt;&lt;author&gt;Zhou, M. G.&lt;/author&gt;&lt;author&gt;Hu, J.&lt;/author&gt;&lt;author&gt;Wang, L. X.&lt;/author&gt;&lt;/authors&gt;&lt;/contributors&gt;&lt;auth-address&gt;Chinese Center for Disease Control and Prevention, Beijing 102206, China.&lt;/auth-address&gt;&lt;titles&gt;&lt;title&gt;Estimates of tuberculosis mortality rates in China using the disease surveillance point system, 2004-2010&lt;/title&gt;&lt;secondary-title&gt;Biomed Environ Sci&lt;/secondary-title&gt;&lt;alt-title&gt;Biomedical and environmental sciences : BES&lt;/alt-title&gt;&lt;/titles&gt;&lt;periodical&gt;&lt;full-title&gt;Biomed Environ Sci&lt;/full-title&gt;&lt;abbr-1&gt;Biomedical and environmental sciences : BES&lt;/abbr-1&gt;&lt;/periodical&gt;&lt;alt-periodical&gt;&lt;full-title&gt;Biomed Environ Sci&lt;/full-title&gt;&lt;abbr-1&gt;Biomedical and environmental sciences : BES&lt;/abbr-1&gt;&lt;/alt-periodical&gt;&lt;pages&gt;483-8&lt;/pages&gt;&lt;volume&gt;25&lt;/volume&gt;&lt;number&gt;4&lt;/number&gt;&lt;edition&gt;2012/10/03&lt;/edition&gt;&lt;keywords&gt;&lt;keyword&gt;China/epidemiology&lt;/keyword&gt;&lt;keyword&gt;Female&lt;/keyword&gt;&lt;keyword&gt;Humans&lt;/keyword&gt;&lt;keyword&gt;Male&lt;/keyword&gt;&lt;keyword&gt;Tuberculosis/*epidemiology/*mortality&lt;/keyword&gt;&lt;/keywords&gt;&lt;dates&gt;&lt;year&gt;2012&lt;/year&gt;&lt;pub-dates&gt;&lt;date&gt;Aug&lt;/date&gt;&lt;/pub-dates&gt;&lt;/dates&gt;&lt;isbn&gt;0895-3988 (Print)&amp;#xD;0895-3988&lt;/isbn&gt;&lt;accession-num&gt;23026530&lt;/accession-num&gt;&lt;urls&gt;&lt;related-urls&gt;&lt;url&gt;http://ac.els-cdn.com/S0895398812600828/1-s2.0-S0895398812600828-main.pdf?_tid=a3c6ee28-e676-11e3-bbcb-00000aacb35d&amp;amp;acdnat=1401288478_a7d5d3a7a33c759a872d8e905f16f0bd&lt;/url&gt;&lt;/related-urls&gt;&lt;/urls&gt;&lt;electronic-resource-num&gt;10.3967/0895-3988.2012.04.015&lt;/electronic-resource-num&gt;&lt;remote-database-provider&gt;Nlm&lt;/remote-database-provider&gt;&lt;language&gt;eng&lt;/language&gt;&lt;/record&gt;&lt;/Cite&gt;&lt;/EndNote&gt;</w:instrText>
      </w:r>
      <w:r w:rsidR="001B5F88">
        <w:rPr>
          <w:rFonts w:ascii="Calibri" w:hAnsi="Calibri"/>
        </w:rPr>
        <w:fldChar w:fldCharType="separate"/>
      </w:r>
      <w:r w:rsidR="001B5F88" w:rsidRPr="00116148">
        <w:rPr>
          <w:rFonts w:ascii="Calibri" w:hAnsi="Calibri"/>
          <w:noProof/>
          <w:vertAlign w:val="superscript"/>
        </w:rPr>
        <w:t>7</w:t>
      </w:r>
      <w:r w:rsidR="001B5F88">
        <w:rPr>
          <w:rFonts w:ascii="Calibri" w:hAnsi="Calibri"/>
        </w:rPr>
        <w:fldChar w:fldCharType="end"/>
      </w:r>
    </w:p>
    <w:p w14:paraId="788EA596" w14:textId="4C4DF553" w:rsidR="000A564B" w:rsidRDefault="001B5F88" w:rsidP="00AA3B39">
      <w:pPr>
        <w:spacing w:line="480" w:lineRule="auto"/>
        <w:jc w:val="both"/>
        <w:rPr>
          <w:rFonts w:ascii="Calibri" w:hAnsi="Calibri"/>
        </w:rPr>
      </w:pPr>
      <w:r>
        <w:rPr>
          <w:rFonts w:ascii="Calibri" w:hAnsi="Calibri"/>
        </w:rPr>
        <w:t xml:space="preserve">TB incidence stratified by age is not currently reported by the WHO, only country-level incidence and age-wise notifications are available. Therefore, </w:t>
      </w:r>
      <w:r w:rsidR="000A564B" w:rsidRPr="00101F63">
        <w:rPr>
          <w:rFonts w:ascii="Calibri" w:hAnsi="Calibri"/>
        </w:rPr>
        <w:t xml:space="preserve">TB incidence </w:t>
      </w:r>
      <w:r w:rsidR="00666236">
        <w:rPr>
          <w:rFonts w:ascii="Calibri" w:hAnsi="Calibri"/>
        </w:rPr>
        <w:t xml:space="preserve">for </w:t>
      </w:r>
      <w:r w:rsidR="008D63B0">
        <w:rPr>
          <w:rFonts w:ascii="Calibri" w:hAnsi="Calibri"/>
        </w:rPr>
        <w:t>2010</w:t>
      </w:r>
      <w:r w:rsidR="00666236">
        <w:rPr>
          <w:rFonts w:ascii="Calibri" w:hAnsi="Calibri"/>
        </w:rPr>
        <w:t>,</w:t>
      </w:r>
      <w:r w:rsidR="008D63B0">
        <w:rPr>
          <w:rFonts w:ascii="Calibri" w:hAnsi="Calibri"/>
        </w:rPr>
        <w:t xml:space="preserve"> </w:t>
      </w:r>
      <w:r w:rsidR="000A564B">
        <w:rPr>
          <w:rFonts w:ascii="Calibri" w:hAnsi="Calibri"/>
        </w:rPr>
        <w:t>stratified by age</w:t>
      </w:r>
      <w:r w:rsidR="00666236">
        <w:rPr>
          <w:rFonts w:ascii="Calibri" w:hAnsi="Calibri"/>
        </w:rPr>
        <w:t>,</w:t>
      </w:r>
      <w:r w:rsidR="000A564B">
        <w:rPr>
          <w:rFonts w:ascii="Calibri" w:hAnsi="Calibri"/>
        </w:rPr>
        <w:t xml:space="preserve"> was estimated </w:t>
      </w:r>
      <w:r w:rsidR="000E61BB">
        <w:rPr>
          <w:rFonts w:ascii="Calibri" w:hAnsi="Calibri"/>
        </w:rPr>
        <w:t xml:space="preserve">by </w:t>
      </w:r>
      <w:r w:rsidR="008D63B0">
        <w:rPr>
          <w:rFonts w:ascii="Calibri" w:hAnsi="Calibri"/>
        </w:rPr>
        <w:t xml:space="preserve">uniformly </w:t>
      </w:r>
      <w:r w:rsidR="000E61BB">
        <w:rPr>
          <w:rFonts w:ascii="Calibri" w:hAnsi="Calibri"/>
        </w:rPr>
        <w:t xml:space="preserve">applying the WHO-reported China case </w:t>
      </w:r>
      <w:r w:rsidR="009076C1">
        <w:rPr>
          <w:rFonts w:ascii="Calibri" w:hAnsi="Calibri"/>
        </w:rPr>
        <w:t>detection</w:t>
      </w:r>
      <w:r w:rsidR="000E61BB">
        <w:rPr>
          <w:rFonts w:ascii="Calibri" w:hAnsi="Calibri"/>
        </w:rPr>
        <w:t xml:space="preserve"> rate </w:t>
      </w:r>
      <w:r w:rsidR="009076C1">
        <w:rPr>
          <w:rFonts w:ascii="Calibri" w:hAnsi="Calibri"/>
        </w:rPr>
        <w:t xml:space="preserve">(CDR) </w:t>
      </w:r>
      <w:r w:rsidR="000E61BB">
        <w:rPr>
          <w:rFonts w:ascii="Calibri" w:hAnsi="Calibri"/>
        </w:rPr>
        <w:t>to the</w:t>
      </w:r>
      <w:r w:rsidR="00EC051F">
        <w:rPr>
          <w:rFonts w:ascii="Calibri" w:hAnsi="Calibri"/>
        </w:rPr>
        <w:t xml:space="preserve"> age-wise notification</w:t>
      </w:r>
      <w:r w:rsidR="000E61BB">
        <w:rPr>
          <w:rFonts w:ascii="Calibri" w:hAnsi="Calibri"/>
        </w:rPr>
        <w:t>s of all TB (</w:t>
      </w:r>
      <w:r w:rsidR="000B5497">
        <w:rPr>
          <w:rFonts w:ascii="Calibri" w:hAnsi="Calibri"/>
        </w:rPr>
        <w:t xml:space="preserve">including </w:t>
      </w:r>
      <w:r w:rsidR="000E61BB">
        <w:rPr>
          <w:rFonts w:ascii="Calibri" w:hAnsi="Calibri"/>
        </w:rPr>
        <w:t>smear positive, smear negative, and extra-pulmonary TB) in China</w:t>
      </w:r>
      <w:r w:rsidR="00EC051F">
        <w:rPr>
          <w:rFonts w:ascii="Calibri" w:hAnsi="Calibri"/>
        </w:rPr>
        <w:t>.</w:t>
      </w:r>
      <w:r w:rsidR="00423E38">
        <w:rPr>
          <w:rFonts w:ascii="Calibri" w:hAnsi="Calibri"/>
        </w:rPr>
        <w:t xml:space="preserve"> </w:t>
      </w:r>
      <w:r>
        <w:rPr>
          <w:rFonts w:ascii="Calibri" w:hAnsi="Calibri"/>
        </w:rPr>
        <w:t xml:space="preserve">This assumption was demonstrated to be </w:t>
      </w:r>
      <w:r w:rsidR="00627083">
        <w:rPr>
          <w:rFonts w:ascii="Calibri" w:hAnsi="Calibri"/>
        </w:rPr>
        <w:t xml:space="preserve">broadly </w:t>
      </w:r>
      <w:r>
        <w:rPr>
          <w:rFonts w:ascii="Calibri" w:hAnsi="Calibri"/>
        </w:rPr>
        <w:t xml:space="preserve">valid by comparison </w:t>
      </w:r>
      <w:r w:rsidR="000B5497">
        <w:rPr>
          <w:rFonts w:ascii="Calibri" w:hAnsi="Calibri"/>
        </w:rPr>
        <w:t xml:space="preserve">to </w:t>
      </w:r>
      <w:r>
        <w:rPr>
          <w:rFonts w:ascii="Calibri" w:hAnsi="Calibri"/>
        </w:rPr>
        <w:t xml:space="preserve">the sum of the estimates to WHO’s reported all-ages incidence for China. </w:t>
      </w:r>
      <w:r w:rsidR="00423E38">
        <w:rPr>
          <w:rFonts w:ascii="Calibri" w:hAnsi="Calibri"/>
        </w:rPr>
        <w:t xml:space="preserve">Population </w:t>
      </w:r>
      <w:r w:rsidR="006B7AF0">
        <w:rPr>
          <w:rFonts w:ascii="Calibri" w:hAnsi="Calibri"/>
        </w:rPr>
        <w:t xml:space="preserve">size </w:t>
      </w:r>
      <w:r w:rsidR="00423E38">
        <w:rPr>
          <w:rFonts w:ascii="Calibri" w:hAnsi="Calibri"/>
        </w:rPr>
        <w:t xml:space="preserve">estimates for 2010 were applied to </w:t>
      </w:r>
      <w:r w:rsidR="00666236">
        <w:rPr>
          <w:rFonts w:ascii="Calibri" w:hAnsi="Calibri"/>
        </w:rPr>
        <w:t xml:space="preserve">TB </w:t>
      </w:r>
      <w:r w:rsidR="00423E38">
        <w:rPr>
          <w:rFonts w:ascii="Calibri" w:hAnsi="Calibri"/>
        </w:rPr>
        <w:t xml:space="preserve">incidence </w:t>
      </w:r>
      <w:r w:rsidR="00666236">
        <w:rPr>
          <w:rFonts w:ascii="Calibri" w:hAnsi="Calibri"/>
        </w:rPr>
        <w:t xml:space="preserve">number </w:t>
      </w:r>
      <w:r w:rsidR="00423E38">
        <w:rPr>
          <w:rFonts w:ascii="Calibri" w:hAnsi="Calibri"/>
        </w:rPr>
        <w:t xml:space="preserve">estimates to calculate age-stratified TB incidence rates. </w:t>
      </w:r>
    </w:p>
    <w:p w14:paraId="13736ACC" w14:textId="77777777" w:rsidR="000A564B" w:rsidRPr="00123A6F" w:rsidRDefault="000A564B" w:rsidP="00AA3B39">
      <w:pPr>
        <w:spacing w:line="480" w:lineRule="auto"/>
        <w:jc w:val="both"/>
        <w:rPr>
          <w:rFonts w:ascii="Calibri" w:hAnsi="Calibri"/>
          <w:b/>
        </w:rPr>
      </w:pPr>
      <w:r w:rsidRPr="00123A6F">
        <w:rPr>
          <w:rFonts w:ascii="Calibri" w:hAnsi="Calibri"/>
          <w:b/>
        </w:rPr>
        <w:t xml:space="preserve">Model and </w:t>
      </w:r>
      <w:r w:rsidR="00A10940">
        <w:rPr>
          <w:rFonts w:ascii="Calibri" w:hAnsi="Calibri"/>
          <w:b/>
        </w:rPr>
        <w:t>baseline (no-intervention) scenario</w:t>
      </w:r>
    </w:p>
    <w:p w14:paraId="4DD4DEF6" w14:textId="5E89F510" w:rsidR="00634504" w:rsidRDefault="000A564B" w:rsidP="00AA3B39">
      <w:pPr>
        <w:spacing w:after="0" w:line="480" w:lineRule="auto"/>
        <w:jc w:val="both"/>
        <w:rPr>
          <w:rFonts w:ascii="Calibri" w:hAnsi="Calibri"/>
        </w:rPr>
      </w:pPr>
      <w:r w:rsidRPr="00123A6F">
        <w:rPr>
          <w:rFonts w:ascii="Calibri" w:hAnsi="Calibri"/>
        </w:rPr>
        <w:t>We used an age structured transmission model to estimate the TB burden in a base</w:t>
      </w:r>
      <w:r w:rsidR="00314FC1">
        <w:rPr>
          <w:rFonts w:ascii="Calibri" w:hAnsi="Calibri"/>
        </w:rPr>
        <w:t xml:space="preserve">line scenario </w:t>
      </w:r>
      <w:r w:rsidRPr="00123A6F">
        <w:rPr>
          <w:rFonts w:ascii="Calibri" w:hAnsi="Calibri"/>
        </w:rPr>
        <w:t>and a range of alternat</w:t>
      </w:r>
      <w:r w:rsidR="00894005">
        <w:rPr>
          <w:rFonts w:ascii="Calibri" w:hAnsi="Calibri"/>
        </w:rPr>
        <w:t xml:space="preserve">ive vaccination scenarios (Fig. </w:t>
      </w:r>
      <w:r w:rsidR="00177F3F">
        <w:rPr>
          <w:rFonts w:ascii="Calibri" w:hAnsi="Calibri"/>
        </w:rPr>
        <w:t>1</w:t>
      </w:r>
      <w:r w:rsidRPr="00123A6F">
        <w:rPr>
          <w:rFonts w:ascii="Calibri" w:hAnsi="Calibri"/>
        </w:rPr>
        <w:t xml:space="preserve">). </w:t>
      </w:r>
      <w:r w:rsidR="006B7AF0">
        <w:rPr>
          <w:rFonts w:ascii="Calibri" w:hAnsi="Calibri"/>
        </w:rPr>
        <w:t xml:space="preserve">A full description of the model is provided in appendix </w:t>
      </w:r>
      <w:r w:rsidR="00177F3F">
        <w:rPr>
          <w:rFonts w:ascii="Calibri" w:hAnsi="Calibri"/>
        </w:rPr>
        <w:t>A</w:t>
      </w:r>
      <w:r w:rsidR="006B7AF0">
        <w:rPr>
          <w:rFonts w:ascii="Calibri" w:hAnsi="Calibri"/>
        </w:rPr>
        <w:t xml:space="preserve">. </w:t>
      </w:r>
      <w:r w:rsidRPr="00123A6F">
        <w:rPr>
          <w:rFonts w:ascii="Calibri" w:hAnsi="Calibri"/>
        </w:rPr>
        <w:t>The model was programmed in R</w:t>
      </w:r>
      <w:ins w:id="1" w:author="Richard White" w:date="2014-09-09T12:07:00Z">
        <w:r w:rsidR="00666236">
          <w:rPr>
            <w:rFonts w:ascii="Calibri" w:hAnsi="Calibri"/>
          </w:rPr>
          <w:t xml:space="preserve"> </w:t>
        </w:r>
        <w:commentRangeStart w:id="2"/>
        <w:r w:rsidR="00666236">
          <w:rPr>
            <w:rFonts w:ascii="Calibri" w:hAnsi="Calibri"/>
          </w:rPr>
          <w:t>(ref)</w:t>
        </w:r>
      </w:ins>
      <w:r w:rsidRPr="00123A6F">
        <w:rPr>
          <w:rFonts w:ascii="Calibri" w:hAnsi="Calibri"/>
        </w:rPr>
        <w:t xml:space="preserve">. </w:t>
      </w:r>
      <w:commentRangeEnd w:id="2"/>
      <w:r w:rsidR="008A1638">
        <w:rPr>
          <w:rStyle w:val="CommentReference"/>
        </w:rPr>
        <w:commentReference w:id="2"/>
      </w:r>
    </w:p>
    <w:p w14:paraId="7A7A6ED0" w14:textId="77777777" w:rsidR="00634504" w:rsidRDefault="00634504" w:rsidP="00AA3B39">
      <w:pPr>
        <w:spacing w:after="0" w:line="480" w:lineRule="auto"/>
        <w:jc w:val="both"/>
        <w:rPr>
          <w:rFonts w:ascii="Calibri" w:hAnsi="Calibri"/>
        </w:rPr>
      </w:pPr>
    </w:p>
    <w:p w14:paraId="13468E27" w14:textId="77777777" w:rsidR="000E046A" w:rsidRDefault="000A564B" w:rsidP="00AA3B39">
      <w:pPr>
        <w:spacing w:after="0" w:line="480" w:lineRule="auto"/>
        <w:jc w:val="both"/>
      </w:pPr>
      <w:r w:rsidRPr="00123A6F">
        <w:rPr>
          <w:rFonts w:ascii="Calibri" w:hAnsi="Calibri"/>
        </w:rPr>
        <w:t xml:space="preserve">This model </w:t>
      </w:r>
      <w:r w:rsidR="001B5F88">
        <w:rPr>
          <w:rFonts w:ascii="Calibri" w:hAnsi="Calibri"/>
        </w:rPr>
        <w:t>was</w:t>
      </w:r>
      <w:r w:rsidR="009F71E2">
        <w:rPr>
          <w:rFonts w:ascii="Calibri" w:hAnsi="Calibri"/>
        </w:rPr>
        <w:t xml:space="preserve"> </w:t>
      </w:r>
      <w:r w:rsidRPr="00123A6F">
        <w:rPr>
          <w:rFonts w:ascii="Calibri" w:hAnsi="Calibri"/>
        </w:rPr>
        <w:t xml:space="preserve">calibrated to </w:t>
      </w:r>
      <w:r w:rsidR="001B5F88">
        <w:rPr>
          <w:rFonts w:ascii="Calibri" w:hAnsi="Calibri"/>
        </w:rPr>
        <w:t xml:space="preserve">overall and age-stratified China-specific data for all of the following: </w:t>
      </w:r>
      <w:r w:rsidR="00243AAB">
        <w:rPr>
          <w:rFonts w:ascii="Calibri" w:hAnsi="Calibri"/>
        </w:rPr>
        <w:t>the estimated population size for 2010 and 2050</w:t>
      </w:r>
      <w:commentRangeStart w:id="3"/>
      <w:r w:rsidR="00243AAB">
        <w:rPr>
          <w:rFonts w:ascii="Calibri" w:hAnsi="Calibri"/>
        </w:rPr>
        <w:fldChar w:fldCharType="begin"/>
      </w:r>
      <w:r w:rsidR="00243AAB">
        <w:rPr>
          <w:rFonts w:ascii="Calibri" w:hAnsi="Calibri"/>
        </w:rPr>
        <w:instrText xml:space="preserve"> ADDIN EN.CITE &lt;EndNote&gt;&lt;Cite&gt;&lt;Author&gt;Read&lt;/Author&gt;&lt;Year&gt;2014&lt;/Year&gt;&lt;RecNum&gt;61&lt;/RecNum&gt;&lt;DisplayText&gt;&lt;style face="superscript"&gt;8&lt;/style&gt;&lt;/DisplayText&gt;&lt;record&gt;&lt;rec-number&gt;61&lt;/rec-number&gt;&lt;foreign-keys&gt;&lt;key app="EN" db-id="trz95war0aw557ea9zs5w5p8p0ssdtrxsd5s" timestamp="1399025063"&gt;61&lt;/key&gt;&lt;/foreign-keys&gt;&lt;ref-type name="Journal Article"&gt;17&lt;/ref-type&gt;&lt;contributors&gt;&lt;authors&gt;&lt;author&gt;Read, Jonathan M.&lt;/author&gt;&lt;author&gt;Lessler, Justin&lt;/author&gt;&lt;author&gt;Riley, Steven&lt;/author&gt;&lt;author&gt;Wang, Shuying&lt;/author&gt;&lt;author&gt;Tan, Li Jiu&lt;/author&gt;&lt;author&gt;Kwok, Kin On&lt;/author&gt;&lt;author&gt;Guan, Yi&lt;/author&gt;&lt;author&gt;Jiang, Chao Qiang&lt;/author&gt;&lt;author&gt;Cummings, Derek A. T.&lt;/author&gt;&lt;/authors&gt;&lt;/contributors&gt;&lt;titles&gt;&lt;title&gt;Social mixing patterns in rural and urban areas of southern China&lt;/title&gt;&lt;secondary-title&gt;Proceedings of the Royal Society B: Biological Sciences&lt;/secondary-title&gt;&lt;/titles&gt;&lt;periodical&gt;&lt;full-title&gt;Proceedings of the Royal Society B: Biological Sciences&lt;/full-title&gt;&lt;/periodical&gt;&lt;volume&gt;281&lt;/volume&gt;&lt;number&gt;1785&lt;/number&gt;&lt;dates&gt;&lt;year&gt;2014&lt;/year&gt;&lt;pub-dates&gt;&lt;date&gt;June 22, 2014&lt;/date&gt;&lt;/pub-dates&gt;&lt;/dates&gt;&lt;urls&gt;&lt;related-urls&gt;&lt;url&gt;http://rspb.royalsocietypublishing.org/content/281/1785/20140268.abstract&lt;/url&gt;&lt;url&gt;http://rspb.royalsocietypublishing.org/content/281/1785/20140268.full.pdf&lt;/url&gt;&lt;/related-urls&gt;&lt;/urls&gt;&lt;electronic-resource-num&gt;10.1098/rspb.2014.0268&lt;/electronic-resource-num&gt;&lt;/record&gt;&lt;/Cite&gt;&lt;/EndNote&gt;</w:instrText>
      </w:r>
      <w:r w:rsidR="00243AAB">
        <w:rPr>
          <w:rFonts w:ascii="Calibri" w:hAnsi="Calibri"/>
        </w:rPr>
        <w:fldChar w:fldCharType="separate"/>
      </w:r>
      <w:r w:rsidR="00243AAB" w:rsidRPr="00116148">
        <w:rPr>
          <w:rFonts w:ascii="Calibri" w:hAnsi="Calibri"/>
          <w:noProof/>
          <w:vertAlign w:val="superscript"/>
        </w:rPr>
        <w:t>8</w:t>
      </w:r>
      <w:r w:rsidR="00243AAB">
        <w:rPr>
          <w:rFonts w:ascii="Calibri" w:hAnsi="Calibri"/>
        </w:rPr>
        <w:fldChar w:fldCharType="end"/>
      </w:r>
      <w:commentRangeEnd w:id="3"/>
      <w:r w:rsidR="00243AAB">
        <w:rPr>
          <w:rStyle w:val="CommentReference"/>
        </w:rPr>
        <w:commentReference w:id="3"/>
      </w:r>
      <w:r w:rsidR="00243AAB">
        <w:rPr>
          <w:rFonts w:ascii="Calibri" w:hAnsi="Calibri"/>
        </w:rPr>
        <w:t xml:space="preserve">, </w:t>
      </w:r>
      <w:r w:rsidR="00423E38">
        <w:rPr>
          <w:rFonts w:ascii="Calibri" w:hAnsi="Calibri"/>
        </w:rPr>
        <w:t>pulmonary TB pre</w:t>
      </w:r>
      <w:r w:rsidR="00BC4007">
        <w:rPr>
          <w:rFonts w:ascii="Calibri" w:hAnsi="Calibri"/>
        </w:rPr>
        <w:t xml:space="preserve">valence rates in 2000 and 2010, </w:t>
      </w:r>
      <w:r w:rsidR="008307F1">
        <w:rPr>
          <w:rFonts w:ascii="Calibri" w:hAnsi="Calibri"/>
        </w:rPr>
        <w:t xml:space="preserve">TB mortality rate and </w:t>
      </w:r>
      <w:r w:rsidR="001B5F88" w:rsidRPr="00123A6F">
        <w:rPr>
          <w:rFonts w:ascii="Calibri" w:hAnsi="Calibri"/>
        </w:rPr>
        <w:t xml:space="preserve">TB incidence </w:t>
      </w:r>
      <w:r w:rsidR="008307F1">
        <w:rPr>
          <w:rFonts w:ascii="Calibri" w:hAnsi="Calibri"/>
        </w:rPr>
        <w:t xml:space="preserve">rate </w:t>
      </w:r>
      <w:r w:rsidR="001B5F88">
        <w:rPr>
          <w:rFonts w:ascii="Calibri" w:hAnsi="Calibri"/>
        </w:rPr>
        <w:t>estimates for</w:t>
      </w:r>
      <w:r w:rsidR="001B5F88" w:rsidRPr="00123A6F">
        <w:rPr>
          <w:rFonts w:ascii="Calibri" w:hAnsi="Calibri"/>
        </w:rPr>
        <w:t xml:space="preserve"> 2010</w:t>
      </w:r>
      <w:r w:rsidR="009F71E2">
        <w:rPr>
          <w:rFonts w:ascii="Calibri" w:hAnsi="Calibri"/>
        </w:rPr>
        <w:t>.</w:t>
      </w:r>
      <w:r w:rsidR="00243AAB">
        <w:rPr>
          <w:rFonts w:ascii="Calibri" w:hAnsi="Calibri"/>
        </w:rPr>
        <w:t xml:space="preserve"> </w:t>
      </w:r>
      <w:r w:rsidR="001C2644">
        <w:rPr>
          <w:rFonts w:ascii="Calibri" w:hAnsi="Calibri"/>
        </w:rPr>
        <w:t xml:space="preserve">In this preliminary analysis, the model was </w:t>
      </w:r>
      <w:r w:rsidR="008F3663">
        <w:lastRenderedPageBreak/>
        <w:t>fitt</w:t>
      </w:r>
      <w:r w:rsidR="001C2644">
        <w:t xml:space="preserve">ed manually </w:t>
      </w:r>
      <w:r w:rsidR="008F3663">
        <w:t xml:space="preserve">to the calibration data. A prioritisation hierarchy for fitting was employed, by first fitting the </w:t>
      </w:r>
      <w:commentRangeStart w:id="4"/>
      <w:r w:rsidR="008F3663">
        <w:t xml:space="preserve">demographic </w:t>
      </w:r>
      <w:r w:rsidR="007D6A1D">
        <w:t>characteristics of the China population</w:t>
      </w:r>
      <w:commentRangeEnd w:id="4"/>
      <w:r w:rsidR="007D6A1D">
        <w:rPr>
          <w:rStyle w:val="CommentReference"/>
        </w:rPr>
        <w:commentReference w:id="4"/>
      </w:r>
      <w:r w:rsidR="008F3663">
        <w:t xml:space="preserve">, followed by disease </w:t>
      </w:r>
      <w:r w:rsidR="00243AAB">
        <w:t xml:space="preserve">characteristics of the China population, </w:t>
      </w:r>
      <w:r w:rsidR="008F3663">
        <w:t xml:space="preserve">in order of data quality. </w:t>
      </w:r>
    </w:p>
    <w:p w14:paraId="5B1EBB5D" w14:textId="77777777" w:rsidR="000E046A" w:rsidRDefault="000E046A" w:rsidP="00AA3B39">
      <w:pPr>
        <w:spacing w:after="0" w:line="480" w:lineRule="auto"/>
        <w:jc w:val="both"/>
      </w:pPr>
    </w:p>
    <w:p w14:paraId="4506CE47" w14:textId="77777777" w:rsidR="000E046A" w:rsidRDefault="006D5869" w:rsidP="00AA3B39">
      <w:pPr>
        <w:spacing w:after="0" w:line="480" w:lineRule="auto"/>
        <w:jc w:val="both"/>
      </w:pPr>
      <w:r>
        <w:t>Repeated cross-sectional</w:t>
      </w:r>
      <w:r w:rsidR="0035061C">
        <w:t xml:space="preserve"> </w:t>
      </w:r>
      <w:r w:rsidR="00243AAB">
        <w:t xml:space="preserve">TB disease </w:t>
      </w:r>
      <w:r w:rsidR="0035061C">
        <w:t>p</w:t>
      </w:r>
      <w:r w:rsidR="008F3663">
        <w:t>revalence data</w:t>
      </w:r>
      <w:r w:rsidR="001B5F88">
        <w:t xml:space="preserve"> from prospective national </w:t>
      </w:r>
      <w:r w:rsidR="0035061C">
        <w:t>screening surveys</w:t>
      </w:r>
      <w:r w:rsidR="001B5F88">
        <w:t xml:space="preserve"> </w:t>
      </w:r>
      <w:r w:rsidR="0035061C">
        <w:t xml:space="preserve">conducted by stratified random sampling from the 31 provinces </w:t>
      </w:r>
      <w:r w:rsidR="001B5F88">
        <w:t>are the most robust</w:t>
      </w:r>
      <w:proofErr w:type="gramStart"/>
      <w:r w:rsidR="0035061C" w:rsidRPr="006D5869">
        <w:rPr>
          <w:highlight w:val="red"/>
        </w:rPr>
        <w:t>,[</w:t>
      </w:r>
      <w:proofErr w:type="gramEnd"/>
      <w:r w:rsidR="0035061C" w:rsidRPr="006D5869">
        <w:rPr>
          <w:highlight w:val="red"/>
        </w:rPr>
        <w:t>ref Wang]</w:t>
      </w:r>
      <w:r w:rsidR="0035061C">
        <w:t xml:space="preserve"> therefore prioritisation was given to fitting to</w:t>
      </w:r>
      <w:r w:rsidR="007148AF">
        <w:t xml:space="preserve"> these data. </w:t>
      </w:r>
    </w:p>
    <w:p w14:paraId="5B472CE6" w14:textId="77777777" w:rsidR="000E046A" w:rsidRDefault="000E046A" w:rsidP="00AA3B39">
      <w:pPr>
        <w:spacing w:after="0" w:line="480" w:lineRule="auto"/>
        <w:jc w:val="both"/>
      </w:pPr>
    </w:p>
    <w:p w14:paraId="54926153" w14:textId="77777777" w:rsidR="000E046A" w:rsidRDefault="007148AF" w:rsidP="00AA3B39">
      <w:pPr>
        <w:spacing w:after="0" w:line="480" w:lineRule="auto"/>
        <w:jc w:val="both"/>
      </w:pPr>
      <w:r>
        <w:t>Mortality calibration targets are also relatively robust as they are based on cause of death determined by medical report and verbal autopsy collected from Disease Surveillance Points</w:t>
      </w:r>
      <w:r w:rsidR="009076C1">
        <w:t>, a representative 1% sample of China’s population from 145 reporting sites selected by stratified cluster random sampling</w:t>
      </w:r>
      <w:proofErr w:type="gramStart"/>
      <w:r w:rsidRPr="006D5869">
        <w:rPr>
          <w:highlight w:val="red"/>
        </w:rPr>
        <w:t>.</w:t>
      </w:r>
      <w:r w:rsidR="00634504" w:rsidRPr="006D5869">
        <w:rPr>
          <w:highlight w:val="red"/>
        </w:rPr>
        <w:t>[</w:t>
      </w:r>
      <w:proofErr w:type="gramEnd"/>
      <w:r w:rsidR="00634504" w:rsidRPr="006D5869">
        <w:rPr>
          <w:highlight w:val="red"/>
        </w:rPr>
        <w:t>ref zheng/hui]</w:t>
      </w:r>
      <w:r>
        <w:t xml:space="preserve"> However, th</w:t>
      </w:r>
      <w:r w:rsidR="00634504">
        <w:t>is</w:t>
      </w:r>
      <w:r>
        <w:t xml:space="preserve"> method of determination of cause of death is less reliable than </w:t>
      </w:r>
      <w:r w:rsidR="00634504">
        <w:t xml:space="preserve">prevalence determined by smear microscopy and culture, therefore mortality was secondary to </w:t>
      </w:r>
      <w:r w:rsidR="008307F1">
        <w:t>prevalence</w:t>
      </w:r>
      <w:r w:rsidR="00634504">
        <w:t xml:space="preserve"> calibration.</w:t>
      </w:r>
      <w:r w:rsidR="0035061C">
        <w:t xml:space="preserve"> </w:t>
      </w:r>
    </w:p>
    <w:p w14:paraId="0C5BE918" w14:textId="77777777" w:rsidR="000E046A" w:rsidRDefault="000E046A" w:rsidP="00AA3B39">
      <w:pPr>
        <w:spacing w:after="0" w:line="480" w:lineRule="auto"/>
        <w:jc w:val="both"/>
      </w:pPr>
    </w:p>
    <w:p w14:paraId="2921F528" w14:textId="20C87588" w:rsidR="00634504" w:rsidRDefault="00634504" w:rsidP="00AA3B39">
      <w:pPr>
        <w:spacing w:after="0" w:line="480" w:lineRule="auto"/>
        <w:jc w:val="both"/>
      </w:pPr>
      <w:r>
        <w:t xml:space="preserve">Due to the </w:t>
      </w:r>
      <w:r w:rsidR="00CB3237">
        <w:t xml:space="preserve">uncertainty </w:t>
      </w:r>
      <w:r>
        <w:t xml:space="preserve">introduced </w:t>
      </w:r>
      <w:r w:rsidR="008B6206">
        <w:t>by using</w:t>
      </w:r>
      <w:r>
        <w:t xml:space="preserve"> </w:t>
      </w:r>
      <w:r w:rsidR="00B64CF1">
        <w:t xml:space="preserve">the </w:t>
      </w:r>
      <w:r w:rsidR="00A517ED">
        <w:t>case detection ratio (</w:t>
      </w:r>
      <w:r>
        <w:t>CDR</w:t>
      </w:r>
      <w:r w:rsidR="00A517ED">
        <w:t>)</w:t>
      </w:r>
      <w:r w:rsidR="008B6206">
        <w:t xml:space="preserve"> to calculate incidence </w:t>
      </w:r>
      <w:r w:rsidR="000E046A">
        <w:t>calibration targets</w:t>
      </w:r>
      <w:r>
        <w:t xml:space="preserve"> </w:t>
      </w:r>
      <w:r w:rsidR="00A517ED">
        <w:t xml:space="preserve">(see </w:t>
      </w:r>
      <w:r w:rsidR="00627083">
        <w:t>section xxx</w:t>
      </w:r>
      <w:r w:rsidR="00A517ED">
        <w:t xml:space="preserve"> for details)</w:t>
      </w:r>
      <w:r>
        <w:t xml:space="preserve">, the incidence calibration targets are the least robust, and therefore </w:t>
      </w:r>
      <w:proofErr w:type="gramStart"/>
      <w:r>
        <w:t xml:space="preserve">were </w:t>
      </w:r>
      <w:r w:rsidR="004206CE">
        <w:t xml:space="preserve">lowest </w:t>
      </w:r>
      <w:r>
        <w:t>priority</w:t>
      </w:r>
      <w:proofErr w:type="gramEnd"/>
      <w:r>
        <w:t xml:space="preserve"> when model fitting.</w:t>
      </w:r>
      <w:r w:rsidR="00627083">
        <w:t xml:space="preserve"> In addition,</w:t>
      </w:r>
      <w:r w:rsidR="00912385">
        <w:t xml:space="preserve"> data from some countries have indicated that the CDR may be lower in elderly populations due to diagnostic difficulties and reduced access to care</w:t>
      </w:r>
      <w:proofErr w:type="gramStart"/>
      <w:r w:rsidR="00912385">
        <w:t>,[</w:t>
      </w:r>
      <w:proofErr w:type="gramEnd"/>
      <w:r w:rsidR="00912385" w:rsidRPr="0059470D">
        <w:rPr>
          <w:highlight w:val="yellow"/>
        </w:rPr>
        <w:t xml:space="preserve">japan </w:t>
      </w:r>
      <w:proofErr w:type="spellStart"/>
      <w:r w:rsidR="00912385" w:rsidRPr="0059470D">
        <w:rPr>
          <w:highlight w:val="yellow"/>
        </w:rPr>
        <w:t>paper+</w:t>
      </w:r>
      <w:r w:rsidR="00912385">
        <w:rPr>
          <w:highlight w:val="yellow"/>
        </w:rPr>
        <w:t>identify</w:t>
      </w:r>
      <w:proofErr w:type="spellEnd"/>
      <w:r w:rsidR="00912385" w:rsidRPr="0059470D">
        <w:rPr>
          <w:highlight w:val="yellow"/>
        </w:rPr>
        <w:t xml:space="preserve"> others</w:t>
      </w:r>
      <w:r w:rsidR="00912385">
        <w:t>] thus</w:t>
      </w:r>
      <w:r w:rsidR="00627083">
        <w:t xml:space="preserve"> the assumption of uniform CDR to estimate the age-wise incidence calibration targets is likely to have underestimated the true elderly</w:t>
      </w:r>
      <w:r w:rsidR="00912385">
        <w:t xml:space="preserve"> incidence</w:t>
      </w:r>
      <w:r w:rsidR="00627083">
        <w:t>.</w:t>
      </w:r>
      <w:r w:rsidR="00627083" w:rsidRPr="004423B9">
        <w:t xml:space="preserve"> </w:t>
      </w:r>
      <w:r w:rsidR="0010015E">
        <w:t xml:space="preserve">Therefore, </w:t>
      </w:r>
      <w:r w:rsidR="00912385">
        <w:t xml:space="preserve">to fit the model to </w:t>
      </w:r>
      <w:r w:rsidR="0010015E">
        <w:t xml:space="preserve">the </w:t>
      </w:r>
      <w:r w:rsidR="00912385">
        <w:t>prioritised</w:t>
      </w:r>
      <w:r w:rsidR="0010015E">
        <w:t xml:space="preserve"> calibration factors</w:t>
      </w:r>
      <w:r>
        <w:t xml:space="preserve">, the CDR </w:t>
      </w:r>
      <w:r w:rsidR="00B64CF1">
        <w:t xml:space="preserve">was </w:t>
      </w:r>
      <w:r w:rsidR="00627083">
        <w:t>varied</w:t>
      </w:r>
      <w:r>
        <w:t xml:space="preserve"> </w:t>
      </w:r>
      <w:r w:rsidR="00627083">
        <w:t>independently</w:t>
      </w:r>
      <w:r>
        <w:t xml:space="preserve"> for the elderly </w:t>
      </w:r>
      <w:r w:rsidR="00B64CF1">
        <w:t>and</w:t>
      </w:r>
      <w:r>
        <w:t xml:space="preserve"> non-elderly</w:t>
      </w:r>
      <w:r w:rsidR="00F841DC">
        <w:t>,</w:t>
      </w:r>
      <w:r w:rsidR="0010015E">
        <w:t xml:space="preserve"> </w:t>
      </w:r>
      <w:r w:rsidR="00912385">
        <w:t>limiting</w:t>
      </w:r>
      <w:r w:rsidR="0010015E">
        <w:t xml:space="preserve"> </w:t>
      </w:r>
      <w:r w:rsidR="00F841DC">
        <w:t xml:space="preserve">the elderly CDR fitting parameter </w:t>
      </w:r>
      <w:r w:rsidR="0010015E">
        <w:t xml:space="preserve">to </w:t>
      </w:r>
      <w:r w:rsidR="00F841DC">
        <w:t xml:space="preserve">equal to or lower than the non-elderly fitting parameter. </w:t>
      </w:r>
      <w:r w:rsidR="0010015E">
        <w:t xml:space="preserve">Given this </w:t>
      </w:r>
      <w:r w:rsidR="00912385">
        <w:t>assumption</w:t>
      </w:r>
      <w:r w:rsidR="0010015E">
        <w:t xml:space="preserve">, </w:t>
      </w:r>
      <w:r w:rsidR="0021754C">
        <w:t>when fitting the model</w:t>
      </w:r>
      <w:r w:rsidR="00912385">
        <w:t xml:space="preserve"> to incidence </w:t>
      </w:r>
      <w:r w:rsidR="00F841DC">
        <w:t xml:space="preserve">it was ensured that the model </w:t>
      </w:r>
      <w:r w:rsidR="0021754C">
        <w:t xml:space="preserve">output for elderly </w:t>
      </w:r>
      <w:r w:rsidR="00F841DC">
        <w:t xml:space="preserve">incidence was </w:t>
      </w:r>
      <w:r w:rsidR="0021754C">
        <w:t>higher than</w:t>
      </w:r>
      <w:r w:rsidR="00F841DC">
        <w:t xml:space="preserve"> the calibration </w:t>
      </w:r>
      <w:r w:rsidR="0021754C">
        <w:t>elderly incidence</w:t>
      </w:r>
      <w:r w:rsidR="00F841DC">
        <w:t>, but the model was not specifically fitted to the elderly incidence</w:t>
      </w:r>
      <w:r w:rsidR="005A4B73">
        <w:t xml:space="preserve"> data</w:t>
      </w:r>
      <w:r w:rsidR="00F841DC">
        <w:t>.</w:t>
      </w:r>
    </w:p>
    <w:p w14:paraId="16C6D793" w14:textId="77777777" w:rsidR="00634504" w:rsidRDefault="00634504" w:rsidP="00AA3B39">
      <w:pPr>
        <w:spacing w:after="0" w:line="480" w:lineRule="auto"/>
        <w:jc w:val="both"/>
      </w:pPr>
    </w:p>
    <w:p w14:paraId="16A56BB4" w14:textId="22F7BDC5" w:rsidR="00760089" w:rsidRPr="001B5F88" w:rsidRDefault="00B150D0" w:rsidP="007B6F29">
      <w:pPr>
        <w:spacing w:after="0" w:line="480" w:lineRule="auto"/>
        <w:jc w:val="both"/>
      </w:pPr>
      <w:r>
        <w:rPr>
          <w:rFonts w:ascii="Calibri" w:hAnsi="Calibri"/>
        </w:rPr>
        <w:t>To fit the model, s</w:t>
      </w:r>
      <w:r w:rsidR="006B7AF0">
        <w:rPr>
          <w:rFonts w:ascii="Calibri" w:hAnsi="Calibri"/>
        </w:rPr>
        <w:t>elected n</w:t>
      </w:r>
      <w:r w:rsidR="000A564B" w:rsidRPr="00123A6F">
        <w:rPr>
          <w:rFonts w:ascii="Calibri" w:hAnsi="Calibri"/>
        </w:rPr>
        <w:t>atural history parameter</w:t>
      </w:r>
      <w:r w:rsidR="003B1988">
        <w:rPr>
          <w:rFonts w:ascii="Calibri" w:hAnsi="Calibri"/>
        </w:rPr>
        <w:t xml:space="preserve">s were varied by age. </w:t>
      </w:r>
      <w:r w:rsidR="00461D44">
        <w:t xml:space="preserve">Proportion of </w:t>
      </w:r>
      <w:r w:rsidR="00461D44" w:rsidRPr="006A4955">
        <w:t>(re-)</w:t>
      </w:r>
      <w:r w:rsidR="00461D44">
        <w:t xml:space="preserve"> </w:t>
      </w:r>
      <w:r w:rsidR="00461D44" w:rsidRPr="006A4955">
        <w:t xml:space="preserve">infected </w:t>
      </w:r>
      <w:r w:rsidR="00461D44">
        <w:t>individuals</w:t>
      </w:r>
      <w:r w:rsidR="00461D44" w:rsidRPr="006A4955">
        <w:t xml:space="preserve"> develop</w:t>
      </w:r>
      <w:r w:rsidR="00461D44">
        <w:t>ing</w:t>
      </w:r>
      <w:r w:rsidR="00461D44" w:rsidRPr="006A4955">
        <w:t xml:space="preserve"> active TB</w:t>
      </w:r>
      <w:r w:rsidR="00461D44">
        <w:t xml:space="preserve"> (</w:t>
      </w:r>
      <w:r w:rsidR="00461D44" w:rsidRPr="00461D44">
        <w:rPr>
          <w:i/>
        </w:rPr>
        <w:t>p</w:t>
      </w:r>
      <w:r w:rsidR="00461D44">
        <w:t>) and p</w:t>
      </w:r>
      <w:r w:rsidR="00461D44" w:rsidRPr="006A4955">
        <w:t xml:space="preserve">roportion of new active cases </w:t>
      </w:r>
      <w:r w:rsidR="00461D44">
        <w:t>directly becoming</w:t>
      </w:r>
      <w:r w:rsidR="00461D44" w:rsidRPr="006A4955">
        <w:t xml:space="preserve"> infectious</w:t>
      </w:r>
      <w:r w:rsidR="00461D44">
        <w:t xml:space="preserve"> (</w:t>
      </w:r>
      <w:r w:rsidR="00461D44" w:rsidRPr="00461D44">
        <w:rPr>
          <w:i/>
        </w:rPr>
        <w:t>f</w:t>
      </w:r>
      <w:r w:rsidR="00461D44">
        <w:t>)</w:t>
      </w:r>
      <w:r w:rsidR="00461D44">
        <w:rPr>
          <w:rFonts w:ascii="Calibri" w:hAnsi="Calibri"/>
        </w:rPr>
        <w:t xml:space="preserve"> </w:t>
      </w:r>
      <w:r w:rsidR="009D7120">
        <w:rPr>
          <w:rFonts w:ascii="Calibri" w:hAnsi="Calibri"/>
        </w:rPr>
        <w:t>included</w:t>
      </w:r>
      <w:r w:rsidR="006C712A">
        <w:rPr>
          <w:rFonts w:ascii="Calibri" w:hAnsi="Calibri"/>
        </w:rPr>
        <w:t xml:space="preserve"> </w:t>
      </w:r>
      <w:r w:rsidR="001D5F8E">
        <w:rPr>
          <w:rFonts w:ascii="Calibri" w:hAnsi="Calibri"/>
        </w:rPr>
        <w:t>parameters for</w:t>
      </w:r>
      <w:r w:rsidR="003B15F9" w:rsidRPr="00123A6F">
        <w:rPr>
          <w:rFonts w:ascii="Calibri" w:hAnsi="Calibri"/>
        </w:rPr>
        <w:t xml:space="preserve"> </w:t>
      </w:r>
      <w:r w:rsidR="003B1988">
        <w:rPr>
          <w:rFonts w:ascii="Calibri" w:hAnsi="Calibri"/>
        </w:rPr>
        <w:t xml:space="preserve">each of </w:t>
      </w:r>
      <w:r w:rsidR="003B15F9" w:rsidRPr="00123A6F">
        <w:rPr>
          <w:rFonts w:ascii="Calibri" w:hAnsi="Calibri"/>
        </w:rPr>
        <w:t>children</w:t>
      </w:r>
      <w:r w:rsidR="003B1988">
        <w:rPr>
          <w:rFonts w:ascii="Calibri" w:hAnsi="Calibri"/>
        </w:rPr>
        <w:t xml:space="preserve"> (0-14 years), adolescents,</w:t>
      </w:r>
      <w:r w:rsidR="003B15F9" w:rsidRPr="00123A6F">
        <w:rPr>
          <w:rFonts w:ascii="Calibri" w:hAnsi="Calibri"/>
        </w:rPr>
        <w:t xml:space="preserve"> adults </w:t>
      </w:r>
      <w:r w:rsidR="003B1988">
        <w:rPr>
          <w:rFonts w:ascii="Calibri" w:hAnsi="Calibri"/>
        </w:rPr>
        <w:t xml:space="preserve">and older adults </w:t>
      </w:r>
      <w:r w:rsidR="003B15F9" w:rsidRPr="00123A6F">
        <w:rPr>
          <w:rFonts w:ascii="Calibri" w:hAnsi="Calibri"/>
        </w:rPr>
        <w:t>(15-64 years) and the elderly (65 years and above)</w:t>
      </w:r>
      <w:r w:rsidR="003B1988">
        <w:rPr>
          <w:rFonts w:ascii="Calibri" w:hAnsi="Calibri"/>
        </w:rPr>
        <w:t xml:space="preserve">, with the elderly ranges </w:t>
      </w:r>
      <w:r w:rsidR="006C712A">
        <w:rPr>
          <w:rFonts w:ascii="Calibri" w:hAnsi="Calibri"/>
        </w:rPr>
        <w:t xml:space="preserve">for </w:t>
      </w:r>
      <w:r w:rsidR="009D7120">
        <w:rPr>
          <w:rFonts w:ascii="Calibri" w:hAnsi="Calibri"/>
        </w:rPr>
        <w:t>parameter</w:t>
      </w:r>
      <w:r w:rsidR="006C712A">
        <w:rPr>
          <w:rFonts w:ascii="Calibri" w:hAnsi="Calibri"/>
        </w:rPr>
        <w:t xml:space="preserve"> sampling </w:t>
      </w:r>
      <w:r w:rsidR="003B1988">
        <w:rPr>
          <w:rFonts w:ascii="Calibri" w:hAnsi="Calibri"/>
        </w:rPr>
        <w:t xml:space="preserve">based upon combined adult and HIV-positive adult ranges </w:t>
      </w:r>
      <w:r w:rsidR="00DB2C89">
        <w:rPr>
          <w:rFonts w:ascii="Calibri" w:hAnsi="Calibri"/>
        </w:rPr>
        <w:t xml:space="preserve">to account for the impact of immunosenescence </w:t>
      </w:r>
      <w:r w:rsidR="003B15F9" w:rsidRPr="00123A6F">
        <w:rPr>
          <w:rFonts w:ascii="Calibri" w:hAnsi="Calibri"/>
        </w:rPr>
        <w:t xml:space="preserve">(Table </w:t>
      </w:r>
      <w:r w:rsidR="003B1988">
        <w:rPr>
          <w:rFonts w:ascii="Calibri" w:hAnsi="Calibri"/>
        </w:rPr>
        <w:t>C</w:t>
      </w:r>
      <w:r w:rsidR="00177F3F">
        <w:rPr>
          <w:rFonts w:ascii="Calibri" w:hAnsi="Calibri"/>
        </w:rPr>
        <w:t>1</w:t>
      </w:r>
      <w:r w:rsidR="000A564B" w:rsidRPr="00123A6F">
        <w:rPr>
          <w:rFonts w:ascii="Calibri" w:hAnsi="Calibri"/>
        </w:rPr>
        <w:t>).</w:t>
      </w:r>
      <w:r w:rsidR="003B1988">
        <w:rPr>
          <w:rFonts w:ascii="Calibri" w:hAnsi="Calibri"/>
        </w:rPr>
        <w:t xml:space="preserve"> </w:t>
      </w:r>
      <w:r w:rsidR="00DA1E56" w:rsidRPr="006A4955">
        <w:t xml:space="preserve">Risk of reactivation </w:t>
      </w:r>
      <w:r w:rsidR="00DA1E56">
        <w:t>(</w:t>
      </w:r>
      <w:r w:rsidR="00DA1E56" w:rsidRPr="00DA1E56">
        <w:rPr>
          <w:i/>
        </w:rPr>
        <w:t>v</w:t>
      </w:r>
      <w:r w:rsidR="00DA1E56">
        <w:t xml:space="preserve">), </w:t>
      </w:r>
      <w:r w:rsidR="00DA1E56" w:rsidRPr="006A4955">
        <w:t xml:space="preserve">risk of relapse </w:t>
      </w:r>
      <w:r w:rsidR="00DA1E56">
        <w:t>(</w:t>
      </w:r>
      <w:r w:rsidR="00DA1E56" w:rsidRPr="00DA1E56">
        <w:rPr>
          <w:i/>
        </w:rPr>
        <w:t>r</w:t>
      </w:r>
      <w:r w:rsidR="00DA1E56">
        <w:t xml:space="preserve">) </w:t>
      </w:r>
      <w:r w:rsidR="00DA1E56">
        <w:rPr>
          <w:rFonts w:ascii="Calibri" w:hAnsi="Calibri"/>
        </w:rPr>
        <w:t>and the CDR scaling factor (</w:t>
      </w:r>
      <w:proofErr w:type="spellStart"/>
      <w:r w:rsidR="00DA1E56" w:rsidRPr="00DA1E56">
        <w:rPr>
          <w:rFonts w:ascii="Calibri" w:hAnsi="Calibri"/>
          <w:i/>
        </w:rPr>
        <w:t>CDRscale</w:t>
      </w:r>
      <w:proofErr w:type="spellEnd"/>
      <w:r w:rsidR="00DA1E56">
        <w:rPr>
          <w:rFonts w:ascii="Calibri" w:hAnsi="Calibri"/>
        </w:rPr>
        <w:t>) were independently varied</w:t>
      </w:r>
      <w:r w:rsidR="009D7120">
        <w:rPr>
          <w:rFonts w:ascii="Calibri" w:hAnsi="Calibri"/>
        </w:rPr>
        <w:t xml:space="preserve"> by elderly (</w:t>
      </w:r>
      <w:r w:rsidR="009D7120">
        <w:rPr>
          <w:rFonts w:ascii="Calibri" w:hAnsi="Calibri"/>
        </w:rPr>
        <w:sym w:font="Symbol" w:char="F0B3"/>
      </w:r>
      <w:r w:rsidR="009D7120">
        <w:rPr>
          <w:rFonts w:ascii="Calibri" w:hAnsi="Calibri"/>
        </w:rPr>
        <w:t>65 years) and non-elderly (&lt;65years)</w:t>
      </w:r>
      <w:r w:rsidR="00DA1E56">
        <w:rPr>
          <w:rFonts w:ascii="Calibri" w:hAnsi="Calibri"/>
        </w:rPr>
        <w:t>,</w:t>
      </w:r>
      <w:r w:rsidR="009D7120">
        <w:rPr>
          <w:rFonts w:ascii="Calibri" w:hAnsi="Calibri"/>
        </w:rPr>
        <w:t xml:space="preserve"> with the elderly upper bound based upon the lower bound of the HIV-positives range for the given parameter.</w:t>
      </w:r>
      <w:r w:rsidR="000A564B" w:rsidRPr="00123A6F">
        <w:rPr>
          <w:rFonts w:ascii="Calibri" w:hAnsi="Calibri"/>
        </w:rPr>
        <w:t xml:space="preserve"> </w:t>
      </w:r>
      <w:r>
        <w:rPr>
          <w:rFonts w:ascii="Calibri" w:hAnsi="Calibri"/>
        </w:rPr>
        <w:t xml:space="preserve">Population social mixing between </w:t>
      </w:r>
      <w:r w:rsidR="00C068FA">
        <w:rPr>
          <w:rFonts w:ascii="Calibri" w:hAnsi="Calibri"/>
        </w:rPr>
        <w:t xml:space="preserve">different age strata were based on data on </w:t>
      </w:r>
      <w:r w:rsidR="00C068FA" w:rsidRPr="00C068FA">
        <w:rPr>
          <w:rFonts w:ascii="Calibri" w:hAnsi="Calibri"/>
        </w:rPr>
        <w:t>social mixing patterns</w:t>
      </w:r>
      <w:r w:rsidR="009F71E2">
        <w:rPr>
          <w:rFonts w:ascii="Calibri" w:hAnsi="Calibri"/>
        </w:rPr>
        <w:t xml:space="preserve"> </w:t>
      </w:r>
      <w:r w:rsidR="005A4B73">
        <w:rPr>
          <w:rFonts w:ascii="Calibri" w:hAnsi="Calibri"/>
        </w:rPr>
        <w:t xml:space="preserve">from a study </w:t>
      </w:r>
      <w:r w:rsidR="009F71E2">
        <w:rPr>
          <w:rFonts w:ascii="Calibri" w:hAnsi="Calibri"/>
        </w:rPr>
        <w:t>in Southern China</w:t>
      </w:r>
      <w:proofErr w:type="gramStart"/>
      <w:r w:rsidR="000A564B" w:rsidRPr="00123A6F">
        <w:rPr>
          <w:rFonts w:ascii="Calibri" w:hAnsi="Calibri"/>
        </w:rPr>
        <w:t>.</w:t>
      </w:r>
      <w:r w:rsidR="000D3787">
        <w:rPr>
          <w:rFonts w:ascii="Calibri" w:hAnsi="Calibri"/>
        </w:rPr>
        <w:t>[</w:t>
      </w:r>
      <w:proofErr w:type="gramEnd"/>
      <w:r w:rsidR="000D3787" w:rsidRPr="000D3787">
        <w:rPr>
          <w:rFonts w:ascii="Calibri" w:hAnsi="Calibri"/>
          <w:highlight w:val="yellow"/>
        </w:rPr>
        <w:t>Read et al 2014</w:t>
      </w:r>
      <w:r w:rsidR="000D3787">
        <w:rPr>
          <w:rFonts w:ascii="Calibri" w:hAnsi="Calibri"/>
        </w:rPr>
        <w:t>]</w:t>
      </w:r>
      <w:r w:rsidR="000A564B" w:rsidRPr="00123A6F">
        <w:rPr>
          <w:rFonts w:ascii="Calibri" w:hAnsi="Calibri"/>
        </w:rPr>
        <w:t xml:space="preserve"> Estimates of </w:t>
      </w:r>
      <w:r w:rsidR="00677000" w:rsidRPr="00123A6F">
        <w:rPr>
          <w:rFonts w:ascii="Calibri" w:hAnsi="Calibri"/>
        </w:rPr>
        <w:t xml:space="preserve">projected TB </w:t>
      </w:r>
      <w:r w:rsidR="00796C16">
        <w:rPr>
          <w:rFonts w:ascii="Calibri" w:hAnsi="Calibri"/>
        </w:rPr>
        <w:t xml:space="preserve">incidence rates and mortality by age </w:t>
      </w:r>
      <w:r w:rsidR="000A564B" w:rsidRPr="00123A6F">
        <w:rPr>
          <w:rFonts w:ascii="Calibri" w:hAnsi="Calibri"/>
        </w:rPr>
        <w:t>between 20</w:t>
      </w:r>
      <w:r w:rsidR="003B15F9" w:rsidRPr="00123A6F">
        <w:rPr>
          <w:rFonts w:ascii="Calibri" w:hAnsi="Calibri"/>
        </w:rPr>
        <w:t>10</w:t>
      </w:r>
      <w:r w:rsidR="000A564B" w:rsidRPr="00123A6F">
        <w:rPr>
          <w:rFonts w:ascii="Calibri" w:hAnsi="Calibri"/>
        </w:rPr>
        <w:t xml:space="preserve"> and 2050</w:t>
      </w:r>
      <w:r w:rsidR="00796C16">
        <w:rPr>
          <w:rFonts w:ascii="Calibri" w:hAnsi="Calibri"/>
        </w:rPr>
        <w:t>, in addition to cumulative cases and deaths in 2050,</w:t>
      </w:r>
      <w:r w:rsidR="000A564B" w:rsidRPr="00123A6F">
        <w:rPr>
          <w:rFonts w:ascii="Calibri" w:hAnsi="Calibri"/>
        </w:rPr>
        <w:t xml:space="preserve"> were calculated </w:t>
      </w:r>
      <w:r w:rsidR="00677000" w:rsidRPr="00123A6F">
        <w:rPr>
          <w:rFonts w:ascii="Calibri" w:hAnsi="Calibri"/>
        </w:rPr>
        <w:t>assuming BCG</w:t>
      </w:r>
      <w:r w:rsidR="00E43CF2">
        <w:rPr>
          <w:rFonts w:ascii="Calibri" w:hAnsi="Calibri"/>
        </w:rPr>
        <w:t xml:space="preserve"> coverage at current levels. </w:t>
      </w:r>
      <w:r w:rsidR="00463649">
        <w:rPr>
          <w:rFonts w:ascii="Calibri" w:hAnsi="Calibri"/>
        </w:rPr>
        <w:t>To</w:t>
      </w:r>
      <w:r w:rsidR="008312FF">
        <w:rPr>
          <w:rFonts w:ascii="Calibri" w:hAnsi="Calibri"/>
        </w:rPr>
        <w:t xml:space="preserve"> reflect significant achievements in TB control scale-</w:t>
      </w:r>
      <w:r w:rsidR="00AE6009">
        <w:rPr>
          <w:rFonts w:ascii="Calibri" w:hAnsi="Calibri"/>
        </w:rPr>
        <w:t>up in China in the last decade</w:t>
      </w:r>
      <w:r w:rsidR="00116148">
        <w:rPr>
          <w:rFonts w:ascii="Calibri" w:hAnsi="Calibri"/>
        </w:rPr>
        <w:t>,</w:t>
      </w:r>
      <w:r w:rsidR="00116148">
        <w:rPr>
          <w:rFonts w:ascii="Calibri" w:hAnsi="Calibri"/>
        </w:rPr>
        <w:fldChar w:fldCharType="begin"/>
      </w:r>
      <w:r w:rsidR="00116148">
        <w:rPr>
          <w:rFonts w:ascii="Calibri" w:hAnsi="Calibri"/>
        </w:rPr>
        <w:instrText xml:space="preserve"> ADDIN EN.CITE &lt;EndNote&gt;&lt;Cite&gt;&lt;Author&gt;Wang&lt;/Author&gt;&lt;Year&gt;2014&lt;/Year&gt;&lt;RecNum&gt;30&lt;/RecNum&gt;&lt;DisplayText&gt;&lt;style face="superscript"&gt;1&lt;/style&gt;&lt;/DisplayText&gt;&lt;record&gt;&lt;rec-number&gt;30&lt;/rec-number&gt;&lt;foreign-keys&gt;&lt;key app="EN" db-id="trz95war0aw557ea9zs5w5p8p0ssdtrxsd5s" timestamp="1395401461"&gt;30&lt;/key&gt;&lt;/foreign-keys&gt;&lt;ref-type name="Journal Article"&gt;17&lt;/ref-type&gt;&lt;contributors&gt;&lt;authors&gt;&lt;author&gt;Wang, Lixia&lt;/author&gt;&lt;author&gt;Zhang, Hui&lt;/author&gt;&lt;author&gt;Ruan, Yunzhou&lt;/author&gt;&lt;author&gt;Chin, Daniel P.&lt;/author&gt;&lt;author&gt;Xia, Yinyin&lt;/author&gt;&lt;author&gt;Cheng, Shiming&lt;/author&gt;&lt;author&gt;Chen, Mingting&lt;/author&gt;&lt;author&gt;Zhao, Yanlin&lt;/author&gt;&lt;author&gt;Jiang, Shiwen&lt;/author&gt;&lt;author&gt;Du, Xin&lt;/author&gt;&lt;author&gt;He, Guangxue&lt;/author&gt;&lt;author&gt;Li, Jun&lt;/author&gt;&lt;author&gt;Wang, Shengfen&lt;/author&gt;&lt;author&gt;Chen, Wei&lt;/author&gt;&lt;author&gt;Xu, Caihong&lt;/author&gt;&lt;author&gt;Huang, Fei&lt;/author&gt;&lt;author&gt;Liu, Xiaoqiu&lt;/author&gt;&lt;author&gt;Wang, Yu&lt;/author&gt;&lt;/authors&gt;&lt;/contributors&gt;&lt;titles&gt;&lt;title&gt;Tuberculosis prevalence in China, 1990-2010; a longitudinal analysis of national survey data&lt;/title&gt;&lt;secondary-title&gt;The Lancet&lt;/secondary-title&gt;&lt;/titles&gt;&lt;periodical&gt;&lt;full-title&gt;The Lancet&lt;/full-title&gt;&lt;/periodical&gt;&lt;dates&gt;&lt;year&gt;2014&lt;/year&gt;&lt;/dates&gt;&lt;isbn&gt;0140-6736&lt;/isbn&gt;&lt;urls&gt;&lt;related-urls&gt;&lt;url&gt;http://linkinghub.elsevier.com/retrieve/pii/S0140673613626392&lt;/url&gt;&lt;/related-urls&gt;&lt;/urls&gt;&lt;/record&gt;&lt;/Cite&gt;&lt;/EndNote&gt;</w:instrText>
      </w:r>
      <w:r w:rsidR="00116148">
        <w:rPr>
          <w:rFonts w:ascii="Calibri" w:hAnsi="Calibri"/>
        </w:rPr>
        <w:fldChar w:fldCharType="separate"/>
      </w:r>
      <w:r w:rsidR="00116148" w:rsidRPr="00116148">
        <w:rPr>
          <w:rFonts w:ascii="Calibri" w:hAnsi="Calibri"/>
          <w:noProof/>
          <w:vertAlign w:val="superscript"/>
        </w:rPr>
        <w:t>1</w:t>
      </w:r>
      <w:r w:rsidR="00116148">
        <w:rPr>
          <w:rFonts w:ascii="Calibri" w:hAnsi="Calibri"/>
        </w:rPr>
        <w:fldChar w:fldCharType="end"/>
      </w:r>
      <w:r w:rsidR="008312FF">
        <w:rPr>
          <w:rFonts w:ascii="Calibri" w:hAnsi="Calibri"/>
        </w:rPr>
        <w:t xml:space="preserve"> </w:t>
      </w:r>
      <w:r w:rsidR="00E570D1">
        <w:rPr>
          <w:rFonts w:ascii="Calibri" w:hAnsi="Calibri"/>
        </w:rPr>
        <w:t xml:space="preserve">in this preliminary modelling  </w:t>
      </w:r>
      <w:r w:rsidR="008312FF">
        <w:rPr>
          <w:rFonts w:ascii="Calibri" w:hAnsi="Calibri"/>
        </w:rPr>
        <w:t xml:space="preserve">a </w:t>
      </w:r>
      <w:r w:rsidR="00E570D1">
        <w:rPr>
          <w:rFonts w:ascii="Calibri" w:hAnsi="Calibri"/>
        </w:rPr>
        <w:t xml:space="preserve">single </w:t>
      </w:r>
      <w:r w:rsidR="00A10940">
        <w:rPr>
          <w:rFonts w:ascii="Calibri" w:hAnsi="Calibri"/>
        </w:rPr>
        <w:t xml:space="preserve">baseline </w:t>
      </w:r>
      <w:r w:rsidR="008312FF">
        <w:rPr>
          <w:rFonts w:ascii="Calibri" w:hAnsi="Calibri"/>
        </w:rPr>
        <w:t xml:space="preserve">scenario assuming no change in case detection and treatment success after </w:t>
      </w:r>
      <w:r w:rsidR="008312FF" w:rsidRPr="0070635E">
        <w:rPr>
          <w:rFonts w:ascii="Calibri" w:hAnsi="Calibri"/>
        </w:rPr>
        <w:t>201</w:t>
      </w:r>
      <w:r w:rsidR="0070635E" w:rsidRPr="0070635E">
        <w:rPr>
          <w:rFonts w:ascii="Calibri" w:hAnsi="Calibri"/>
        </w:rPr>
        <w:t>2</w:t>
      </w:r>
      <w:r w:rsidR="008312FF">
        <w:rPr>
          <w:rFonts w:ascii="Calibri" w:hAnsi="Calibri"/>
        </w:rPr>
        <w:t xml:space="preserve"> </w:t>
      </w:r>
      <w:r w:rsidR="00E43CF2">
        <w:rPr>
          <w:rFonts w:ascii="Calibri" w:hAnsi="Calibri"/>
        </w:rPr>
        <w:t>was taken</w:t>
      </w:r>
      <w:r w:rsidR="008312FF">
        <w:rPr>
          <w:rFonts w:ascii="Calibri" w:hAnsi="Calibri"/>
        </w:rPr>
        <w:t>.</w:t>
      </w:r>
      <w:r w:rsidR="00796C16">
        <w:rPr>
          <w:rFonts w:ascii="Calibri" w:hAnsi="Calibri"/>
        </w:rPr>
        <w:t xml:space="preserve"> </w:t>
      </w:r>
    </w:p>
    <w:p w14:paraId="38B76E17" w14:textId="77777777" w:rsidR="00463649" w:rsidRDefault="00463649" w:rsidP="00AA3B39">
      <w:pPr>
        <w:spacing w:after="0" w:line="480" w:lineRule="auto"/>
        <w:jc w:val="both"/>
        <w:rPr>
          <w:rFonts w:ascii="Calibri" w:hAnsi="Calibri"/>
        </w:rPr>
      </w:pPr>
    </w:p>
    <w:p w14:paraId="70072D96" w14:textId="486A7A38" w:rsidR="0056285A" w:rsidRPr="007B6F29" w:rsidRDefault="0056285A" w:rsidP="007B6F29">
      <w:pPr>
        <w:tabs>
          <w:tab w:val="center" w:pos="4513"/>
        </w:tabs>
        <w:spacing w:after="0" w:line="480" w:lineRule="auto"/>
        <w:jc w:val="both"/>
        <w:rPr>
          <w:rFonts w:ascii="Calibri" w:hAnsi="Calibri"/>
          <w:b/>
        </w:rPr>
      </w:pPr>
      <w:r w:rsidRPr="007B6F29">
        <w:rPr>
          <w:rFonts w:ascii="Calibri" w:hAnsi="Calibri"/>
          <w:b/>
        </w:rPr>
        <w:t>Intervention scenarios</w:t>
      </w:r>
      <w:r w:rsidR="007B6F29">
        <w:rPr>
          <w:rFonts w:ascii="Calibri" w:hAnsi="Calibri"/>
          <w:b/>
        </w:rPr>
        <w:tab/>
      </w:r>
    </w:p>
    <w:p w14:paraId="5E6CCD66" w14:textId="45B8872F" w:rsidR="00C6236D" w:rsidRDefault="000B15F8" w:rsidP="00AA3B39">
      <w:pPr>
        <w:spacing w:after="0" w:line="480" w:lineRule="auto"/>
        <w:jc w:val="both"/>
        <w:rPr>
          <w:rFonts w:ascii="Calibri" w:hAnsi="Calibri"/>
        </w:rPr>
      </w:pPr>
      <w:r w:rsidRPr="00123A6F">
        <w:rPr>
          <w:rFonts w:ascii="Calibri" w:hAnsi="Calibri"/>
        </w:rPr>
        <w:t xml:space="preserve">Vaccine introduction was implemented </w:t>
      </w:r>
      <w:r w:rsidR="00CD7173">
        <w:rPr>
          <w:rFonts w:ascii="Calibri" w:hAnsi="Calibri"/>
        </w:rPr>
        <w:t xml:space="preserve">over </w:t>
      </w:r>
      <w:r w:rsidRPr="00123A6F">
        <w:rPr>
          <w:rFonts w:ascii="Calibri" w:hAnsi="Calibri"/>
        </w:rPr>
        <w:t>2025</w:t>
      </w:r>
      <w:r w:rsidR="004A27F9">
        <w:rPr>
          <w:rFonts w:ascii="Calibri" w:hAnsi="Calibri"/>
        </w:rPr>
        <w:t>-2050</w:t>
      </w:r>
      <w:r w:rsidR="00E024D9">
        <w:rPr>
          <w:rFonts w:ascii="Calibri" w:hAnsi="Calibri"/>
        </w:rPr>
        <w:t>. V</w:t>
      </w:r>
      <w:r w:rsidRPr="00123A6F">
        <w:rPr>
          <w:rFonts w:ascii="Calibri" w:hAnsi="Calibri"/>
        </w:rPr>
        <w:t>accine profiles d</w:t>
      </w:r>
      <w:r w:rsidR="00325181">
        <w:rPr>
          <w:rFonts w:ascii="Calibri" w:hAnsi="Calibri"/>
        </w:rPr>
        <w:t>iffered by mechanism of action</w:t>
      </w:r>
      <w:r w:rsidR="00E024D9">
        <w:rPr>
          <w:rFonts w:ascii="Calibri" w:hAnsi="Calibri"/>
        </w:rPr>
        <w:t>,</w:t>
      </w:r>
      <w:r w:rsidR="00325181">
        <w:rPr>
          <w:rFonts w:ascii="Calibri" w:hAnsi="Calibri"/>
        </w:rPr>
        <w:t xml:space="preserve"> and vaccine efficacy and different coverage scenarios were explored.</w:t>
      </w:r>
    </w:p>
    <w:p w14:paraId="0F10B047" w14:textId="77777777" w:rsidR="00C6236D" w:rsidRDefault="00C6236D" w:rsidP="00AA3B39">
      <w:pPr>
        <w:spacing w:after="0" w:line="480" w:lineRule="auto"/>
        <w:jc w:val="both"/>
        <w:rPr>
          <w:rFonts w:ascii="Calibri" w:hAnsi="Calibri"/>
        </w:rPr>
      </w:pPr>
    </w:p>
    <w:p w14:paraId="0E474EB1" w14:textId="37414547" w:rsidR="00586C21" w:rsidRDefault="00CD7173" w:rsidP="00AA3B39">
      <w:pPr>
        <w:spacing w:after="0" w:line="480" w:lineRule="auto"/>
        <w:jc w:val="both"/>
        <w:rPr>
          <w:rFonts w:ascii="Calibri" w:hAnsi="Calibri"/>
        </w:rPr>
      </w:pPr>
      <w:r w:rsidRPr="00123A6F">
        <w:rPr>
          <w:rFonts w:ascii="Calibri" w:hAnsi="Calibri"/>
        </w:rPr>
        <w:t xml:space="preserve">We investigated </w:t>
      </w:r>
      <w:r w:rsidR="00325181">
        <w:rPr>
          <w:rFonts w:ascii="Calibri" w:hAnsi="Calibri"/>
        </w:rPr>
        <w:t>six</w:t>
      </w:r>
      <w:r w:rsidRPr="00123A6F">
        <w:rPr>
          <w:rFonts w:ascii="Calibri" w:hAnsi="Calibri"/>
        </w:rPr>
        <w:t xml:space="preserve"> vaccine profiles </w:t>
      </w:r>
      <w:r>
        <w:rPr>
          <w:rFonts w:ascii="Calibri" w:hAnsi="Calibri"/>
        </w:rPr>
        <w:t>including</w:t>
      </w:r>
      <w:r w:rsidRPr="00123A6F">
        <w:rPr>
          <w:rFonts w:ascii="Calibri" w:hAnsi="Calibri"/>
        </w:rPr>
        <w:t xml:space="preserve"> two mechanisms of action, vaccine efficacies of 40%, 60% or 80%</w:t>
      </w:r>
      <w:r w:rsidR="00325181">
        <w:rPr>
          <w:rFonts w:ascii="Calibri" w:hAnsi="Calibri"/>
        </w:rPr>
        <w:t xml:space="preserve">, each with </w:t>
      </w:r>
      <w:proofErr w:type="gramStart"/>
      <w:r w:rsidR="00325181">
        <w:rPr>
          <w:rFonts w:ascii="Calibri" w:hAnsi="Calibri"/>
        </w:rPr>
        <w:t>a</w:t>
      </w:r>
      <w:r w:rsidRPr="00123A6F">
        <w:rPr>
          <w:rFonts w:ascii="Calibri" w:hAnsi="Calibri"/>
        </w:rPr>
        <w:t xml:space="preserve"> duration</w:t>
      </w:r>
      <w:proofErr w:type="gramEnd"/>
      <w:r w:rsidRPr="00123A6F">
        <w:rPr>
          <w:rFonts w:ascii="Calibri" w:hAnsi="Calibri"/>
        </w:rPr>
        <w:t xml:space="preserve"> of protection of 20 years</w:t>
      </w:r>
      <w:r w:rsidR="00325181">
        <w:rPr>
          <w:rFonts w:ascii="Calibri" w:hAnsi="Calibri"/>
        </w:rPr>
        <w:t xml:space="preserve"> and 5% waning per year.</w:t>
      </w:r>
    </w:p>
    <w:p w14:paraId="60A286EF" w14:textId="77777777" w:rsidR="00CD7173" w:rsidRDefault="00CD7173" w:rsidP="00AA3B39">
      <w:pPr>
        <w:spacing w:after="0" w:line="480" w:lineRule="auto"/>
        <w:jc w:val="both"/>
        <w:rPr>
          <w:rFonts w:ascii="Calibri" w:hAnsi="Calibri"/>
        </w:rPr>
      </w:pPr>
    </w:p>
    <w:p w14:paraId="04340ED9" w14:textId="77777777" w:rsidR="00684B9C" w:rsidRPr="007B6F29" w:rsidRDefault="00684B9C" w:rsidP="00AA3B39">
      <w:pPr>
        <w:spacing w:after="0" w:line="480" w:lineRule="auto"/>
        <w:jc w:val="both"/>
        <w:rPr>
          <w:rFonts w:ascii="Calibri" w:hAnsi="Calibri"/>
          <w:i/>
        </w:rPr>
      </w:pPr>
      <w:r w:rsidRPr="007B6F29">
        <w:rPr>
          <w:rFonts w:ascii="Calibri" w:hAnsi="Calibri"/>
          <w:i/>
        </w:rPr>
        <w:t>Mechanism of action</w:t>
      </w:r>
    </w:p>
    <w:p w14:paraId="561F6639" w14:textId="2EC7EBD6" w:rsidR="00CD7173" w:rsidRDefault="00CD7173" w:rsidP="00AA3B39">
      <w:pPr>
        <w:spacing w:after="0" w:line="480" w:lineRule="auto"/>
        <w:jc w:val="both"/>
        <w:rPr>
          <w:rFonts w:ascii="Calibri" w:hAnsi="Calibri"/>
        </w:rPr>
      </w:pPr>
      <w:r w:rsidRPr="00123A6F">
        <w:rPr>
          <w:rFonts w:ascii="Calibri" w:hAnsi="Calibri"/>
        </w:rPr>
        <w:t>The pre-</w:t>
      </w:r>
      <w:r w:rsidR="00D83194">
        <w:rPr>
          <w:rFonts w:ascii="Calibri" w:hAnsi="Calibri"/>
        </w:rPr>
        <w:t>infection</w:t>
      </w:r>
      <w:r w:rsidRPr="00123A6F">
        <w:rPr>
          <w:rFonts w:ascii="Calibri" w:hAnsi="Calibri"/>
        </w:rPr>
        <w:t xml:space="preserve"> vaccine was assumed to prevent development of active disease only when delivered to never-infected individuals</w:t>
      </w:r>
      <w:r w:rsidR="00E024D9">
        <w:rPr>
          <w:rFonts w:ascii="Calibri" w:hAnsi="Calibri"/>
        </w:rPr>
        <w:t xml:space="preserve"> (S)</w:t>
      </w:r>
      <w:r>
        <w:rPr>
          <w:rFonts w:ascii="Calibri" w:hAnsi="Calibri"/>
        </w:rPr>
        <w:t>,</w:t>
      </w:r>
      <w:r w:rsidRPr="00123A6F">
        <w:rPr>
          <w:rFonts w:ascii="Calibri" w:hAnsi="Calibri"/>
        </w:rPr>
        <w:t xml:space="preserve"> whereas the post-</w:t>
      </w:r>
      <w:r w:rsidR="00325181">
        <w:rPr>
          <w:rFonts w:ascii="Calibri" w:hAnsi="Calibri"/>
        </w:rPr>
        <w:t>infection</w:t>
      </w:r>
      <w:r w:rsidRPr="00123A6F">
        <w:rPr>
          <w:rFonts w:ascii="Calibri" w:hAnsi="Calibri"/>
        </w:rPr>
        <w:t xml:space="preserve"> vaccine is assumed to prevent </w:t>
      </w:r>
      <w:r w:rsidRPr="00123A6F">
        <w:rPr>
          <w:rFonts w:ascii="Calibri" w:hAnsi="Calibri"/>
        </w:rPr>
        <w:lastRenderedPageBreak/>
        <w:t>development of active disease when given to populations never-infected</w:t>
      </w:r>
      <w:r w:rsidR="00E024D9">
        <w:rPr>
          <w:rFonts w:ascii="Calibri" w:hAnsi="Calibri"/>
        </w:rPr>
        <w:t xml:space="preserve"> (S)</w:t>
      </w:r>
      <w:r w:rsidRPr="00123A6F">
        <w:rPr>
          <w:rFonts w:ascii="Calibri" w:hAnsi="Calibri"/>
        </w:rPr>
        <w:t>, latently infected</w:t>
      </w:r>
      <w:r w:rsidR="00E024D9">
        <w:rPr>
          <w:rFonts w:ascii="Calibri" w:hAnsi="Calibri"/>
        </w:rPr>
        <w:t xml:space="preserve"> (L)</w:t>
      </w:r>
      <w:r w:rsidRPr="00123A6F">
        <w:rPr>
          <w:rFonts w:ascii="Calibri" w:hAnsi="Calibri"/>
        </w:rPr>
        <w:t>, or recovered from active disease</w:t>
      </w:r>
      <w:r w:rsidR="00E024D9">
        <w:rPr>
          <w:rFonts w:ascii="Calibri" w:hAnsi="Calibri"/>
        </w:rPr>
        <w:t xml:space="preserve"> (R)</w:t>
      </w:r>
      <w:r w:rsidRPr="00123A6F">
        <w:rPr>
          <w:rFonts w:ascii="Calibri" w:hAnsi="Calibri"/>
        </w:rPr>
        <w:t>.</w:t>
      </w:r>
    </w:p>
    <w:p w14:paraId="09858A90" w14:textId="1DAF4421" w:rsidR="00817CD8" w:rsidRPr="00E024D9" w:rsidRDefault="00652EA3" w:rsidP="00AA3B39">
      <w:pPr>
        <w:spacing w:after="0" w:line="480" w:lineRule="auto"/>
        <w:jc w:val="both"/>
        <w:rPr>
          <w:rFonts w:ascii="Calibri" w:hAnsi="Calibri"/>
          <w:i/>
        </w:rPr>
      </w:pPr>
      <w:r w:rsidRPr="00E024D9">
        <w:rPr>
          <w:rFonts w:ascii="Calibri" w:hAnsi="Calibri"/>
          <w:i/>
        </w:rPr>
        <w:t>Efficacy</w:t>
      </w:r>
    </w:p>
    <w:p w14:paraId="6D3F182D" w14:textId="0359FC57" w:rsidR="00986558" w:rsidRDefault="00725141" w:rsidP="00AA3B39">
      <w:pPr>
        <w:spacing w:after="0" w:line="480" w:lineRule="auto"/>
        <w:jc w:val="both"/>
        <w:rPr>
          <w:rFonts w:ascii="Calibri" w:hAnsi="Calibri"/>
        </w:rPr>
      </w:pPr>
      <w:r>
        <w:rPr>
          <w:rFonts w:ascii="Calibri" w:hAnsi="Calibri"/>
        </w:rPr>
        <w:t>Vaccine efficacy was modelled as 40%, 60% and 80% protective against development of TB disease. Vaccination was modelled as ‘take’, meaning that the proportion of the population immunised (therefore entering the vaccinated class) was a combined function of those receiving vaccine (coverage) and vaccine efficacy.</w:t>
      </w:r>
    </w:p>
    <w:p w14:paraId="4FE4F59C" w14:textId="02B88F29" w:rsidR="00652EA3" w:rsidRPr="00E024D9" w:rsidRDefault="00652EA3" w:rsidP="00AA3B39">
      <w:pPr>
        <w:spacing w:after="0" w:line="480" w:lineRule="auto"/>
        <w:jc w:val="both"/>
        <w:rPr>
          <w:rFonts w:ascii="Calibri" w:hAnsi="Calibri"/>
          <w:i/>
        </w:rPr>
      </w:pPr>
      <w:r w:rsidRPr="00E024D9">
        <w:rPr>
          <w:rFonts w:ascii="Calibri" w:hAnsi="Calibri"/>
          <w:i/>
        </w:rPr>
        <w:t>Duration</w:t>
      </w:r>
    </w:p>
    <w:p w14:paraId="67D57363" w14:textId="7779175B" w:rsidR="00652EA3" w:rsidRDefault="002E6372" w:rsidP="00AA3B39">
      <w:pPr>
        <w:spacing w:after="0" w:line="480" w:lineRule="auto"/>
        <w:jc w:val="both"/>
        <w:rPr>
          <w:rFonts w:ascii="Calibri" w:hAnsi="Calibri"/>
        </w:rPr>
      </w:pPr>
      <w:r>
        <w:rPr>
          <w:rFonts w:ascii="Calibri" w:hAnsi="Calibri"/>
        </w:rPr>
        <w:t>An initial assumption will be made of waning of protection by 5</w:t>
      </w:r>
      <w:r w:rsidRPr="00123A6F">
        <w:rPr>
          <w:rFonts w:ascii="Calibri" w:hAnsi="Calibri"/>
        </w:rPr>
        <w:t xml:space="preserve">% </w:t>
      </w:r>
      <w:r w:rsidR="00E024D9">
        <w:rPr>
          <w:rFonts w:ascii="Calibri" w:hAnsi="Calibri"/>
        </w:rPr>
        <w:t xml:space="preserve">per year. As protection is exact, those individuals experiencing waning </w:t>
      </w:r>
      <w:r w:rsidR="00076836">
        <w:rPr>
          <w:rFonts w:ascii="Calibri" w:hAnsi="Calibri"/>
        </w:rPr>
        <w:t>leave the vaccinated category and return to the equivalent unvaccinated state. All vaccine scenarios assume</w:t>
      </w:r>
      <w:r>
        <w:rPr>
          <w:rFonts w:ascii="Calibri" w:hAnsi="Calibri"/>
        </w:rPr>
        <w:t xml:space="preserve"> 20 years duration of </w:t>
      </w:r>
      <w:proofErr w:type="gramStart"/>
      <w:r>
        <w:rPr>
          <w:rFonts w:ascii="Calibri" w:hAnsi="Calibri"/>
        </w:rPr>
        <w:t>protection</w:t>
      </w:r>
      <w:r w:rsidR="00076836">
        <w:rPr>
          <w:rFonts w:ascii="Calibri" w:hAnsi="Calibri"/>
        </w:rPr>
        <w:t>,</w:t>
      </w:r>
      <w:proofErr w:type="gramEnd"/>
      <w:r w:rsidR="00076836">
        <w:rPr>
          <w:rFonts w:ascii="Calibri" w:hAnsi="Calibri"/>
        </w:rPr>
        <w:t xml:space="preserve"> therefore</w:t>
      </w:r>
      <w:r>
        <w:rPr>
          <w:rFonts w:ascii="Calibri" w:hAnsi="Calibri"/>
        </w:rPr>
        <w:t xml:space="preserve"> </w:t>
      </w:r>
      <w:r w:rsidR="00076836">
        <w:rPr>
          <w:rFonts w:ascii="Calibri" w:hAnsi="Calibri"/>
        </w:rPr>
        <w:t xml:space="preserve">remaining </w:t>
      </w:r>
      <w:r>
        <w:rPr>
          <w:rFonts w:ascii="Calibri" w:hAnsi="Calibri"/>
        </w:rPr>
        <w:t>individuals leave the vaccinated category at age 75 years.</w:t>
      </w:r>
    </w:p>
    <w:p w14:paraId="1D1D1764" w14:textId="77777777" w:rsidR="002E6372" w:rsidRDefault="002E6372" w:rsidP="00AA3B39">
      <w:pPr>
        <w:spacing w:after="0" w:line="480" w:lineRule="auto"/>
        <w:jc w:val="both"/>
        <w:rPr>
          <w:rFonts w:ascii="Calibri" w:hAnsi="Calibri"/>
        </w:rPr>
      </w:pPr>
    </w:p>
    <w:p w14:paraId="56DFBB87" w14:textId="6791C392" w:rsidR="00652EA3" w:rsidRPr="00E024D9" w:rsidRDefault="004A27F9" w:rsidP="00AA3B39">
      <w:pPr>
        <w:spacing w:after="0" w:line="480" w:lineRule="auto"/>
        <w:jc w:val="both"/>
        <w:rPr>
          <w:rFonts w:ascii="Calibri" w:hAnsi="Calibri"/>
          <w:i/>
        </w:rPr>
      </w:pPr>
      <w:r w:rsidRPr="00E024D9">
        <w:rPr>
          <w:rFonts w:ascii="Calibri" w:hAnsi="Calibri"/>
          <w:i/>
        </w:rPr>
        <w:t xml:space="preserve"> </w:t>
      </w:r>
      <w:r w:rsidR="00652EA3" w:rsidRPr="00E024D9">
        <w:rPr>
          <w:rFonts w:ascii="Calibri" w:hAnsi="Calibri"/>
          <w:i/>
        </w:rPr>
        <w:t>Age targeting</w:t>
      </w:r>
      <w:r w:rsidR="00092CEE">
        <w:rPr>
          <w:rFonts w:ascii="Calibri" w:hAnsi="Calibri"/>
          <w:i/>
        </w:rPr>
        <w:t xml:space="preserve"> and coverage scenarios</w:t>
      </w:r>
    </w:p>
    <w:p w14:paraId="37F42C6F" w14:textId="673A9098" w:rsidR="000A564B" w:rsidRDefault="00076836" w:rsidP="00AA3B39">
      <w:pPr>
        <w:spacing w:after="0" w:line="480" w:lineRule="auto"/>
        <w:jc w:val="both"/>
        <w:rPr>
          <w:rFonts w:ascii="Calibri" w:hAnsi="Calibri"/>
        </w:rPr>
      </w:pPr>
      <w:r>
        <w:rPr>
          <w:rFonts w:ascii="Calibri" w:hAnsi="Calibri"/>
        </w:rPr>
        <w:t>V</w:t>
      </w:r>
      <w:r w:rsidR="00817CD8" w:rsidRPr="00123A6F">
        <w:rPr>
          <w:rFonts w:ascii="Calibri" w:hAnsi="Calibri"/>
        </w:rPr>
        <w:t xml:space="preserve">accination involved </w:t>
      </w:r>
      <w:r w:rsidR="00817CD8">
        <w:rPr>
          <w:rFonts w:ascii="Calibri" w:hAnsi="Calibri"/>
        </w:rPr>
        <w:t xml:space="preserve">steady-state continuous </w:t>
      </w:r>
      <w:r w:rsidR="00817CD8" w:rsidRPr="00123A6F">
        <w:rPr>
          <w:rFonts w:ascii="Calibri" w:hAnsi="Calibri"/>
        </w:rPr>
        <w:t xml:space="preserve">vaccination of adults aged </w:t>
      </w:r>
      <w:r w:rsidR="00817CD8">
        <w:rPr>
          <w:rFonts w:ascii="Calibri" w:hAnsi="Calibri"/>
        </w:rPr>
        <w:t xml:space="preserve">55 years old from </w:t>
      </w:r>
      <w:r w:rsidR="00817CD8" w:rsidRPr="00123A6F">
        <w:rPr>
          <w:rFonts w:ascii="Calibri" w:hAnsi="Calibri"/>
        </w:rPr>
        <w:t>2025</w:t>
      </w:r>
      <w:r w:rsidR="00092CEE">
        <w:rPr>
          <w:rFonts w:ascii="Calibri" w:hAnsi="Calibri"/>
        </w:rPr>
        <w:t xml:space="preserve"> </w:t>
      </w:r>
      <w:r w:rsidR="00092CEE">
        <w:rPr>
          <w:rFonts w:ascii="Calibri" w:hAnsi="Calibri"/>
        </w:rPr>
        <w:t xml:space="preserve">until </w:t>
      </w:r>
      <w:r>
        <w:rPr>
          <w:rFonts w:ascii="Calibri" w:hAnsi="Calibri"/>
        </w:rPr>
        <w:t>2050. Coverage scenarios of 30% and 70% of the target population and instant scale up were assumed.</w:t>
      </w:r>
      <w:r w:rsidR="00817CD8" w:rsidRPr="00123A6F">
        <w:rPr>
          <w:rFonts w:ascii="Calibri" w:hAnsi="Calibri"/>
        </w:rPr>
        <w:t xml:space="preserve"> </w:t>
      </w:r>
      <w:r>
        <w:rPr>
          <w:rFonts w:ascii="Calibri" w:hAnsi="Calibri"/>
        </w:rPr>
        <w:t>A</w:t>
      </w:r>
      <w:r w:rsidR="00817CD8" w:rsidRPr="00123A6F">
        <w:rPr>
          <w:rFonts w:ascii="Calibri" w:hAnsi="Calibri"/>
        </w:rPr>
        <w:t xml:space="preserve"> </w:t>
      </w:r>
      <w:r w:rsidR="00092CEE">
        <w:rPr>
          <w:rFonts w:ascii="Calibri" w:hAnsi="Calibri"/>
        </w:rPr>
        <w:t>‘</w:t>
      </w:r>
      <w:r w:rsidR="00817CD8" w:rsidRPr="00123A6F">
        <w:rPr>
          <w:rFonts w:ascii="Calibri" w:hAnsi="Calibri"/>
        </w:rPr>
        <w:t>catch up</w:t>
      </w:r>
      <w:r w:rsidR="00092CEE">
        <w:rPr>
          <w:rFonts w:ascii="Calibri" w:hAnsi="Calibri"/>
        </w:rPr>
        <w:t>’</w:t>
      </w:r>
      <w:r w:rsidR="00817CD8" w:rsidRPr="00123A6F">
        <w:rPr>
          <w:rFonts w:ascii="Calibri" w:hAnsi="Calibri"/>
        </w:rPr>
        <w:t xml:space="preserve"> campaign of </w:t>
      </w:r>
      <w:r>
        <w:rPr>
          <w:rFonts w:ascii="Calibri" w:hAnsi="Calibri"/>
        </w:rPr>
        <w:t>older adults (</w:t>
      </w:r>
      <w:r w:rsidR="00817CD8" w:rsidRPr="00123A6F">
        <w:rPr>
          <w:rFonts w:ascii="Calibri" w:hAnsi="Calibri"/>
        </w:rPr>
        <w:t>56-6</w:t>
      </w:r>
      <w:r w:rsidR="004A27F9">
        <w:rPr>
          <w:rFonts w:ascii="Calibri" w:hAnsi="Calibri"/>
        </w:rPr>
        <w:t>4</w:t>
      </w:r>
      <w:r w:rsidR="00817CD8" w:rsidRPr="00123A6F">
        <w:rPr>
          <w:rFonts w:ascii="Calibri" w:hAnsi="Calibri"/>
        </w:rPr>
        <w:t xml:space="preserve"> year olds</w:t>
      </w:r>
      <w:r>
        <w:rPr>
          <w:rFonts w:ascii="Calibri" w:hAnsi="Calibri"/>
        </w:rPr>
        <w:t>) was included</w:t>
      </w:r>
      <w:r w:rsidR="00817CD8" w:rsidRPr="00123A6F">
        <w:rPr>
          <w:rFonts w:ascii="Calibri" w:hAnsi="Calibri"/>
        </w:rPr>
        <w:t xml:space="preserve"> </w:t>
      </w:r>
      <w:r w:rsidR="00092CEE">
        <w:rPr>
          <w:rFonts w:ascii="Calibri" w:hAnsi="Calibri"/>
        </w:rPr>
        <w:t xml:space="preserve">in </w:t>
      </w:r>
      <w:r w:rsidR="00817CD8" w:rsidRPr="00123A6F">
        <w:rPr>
          <w:rFonts w:ascii="Calibri" w:hAnsi="Calibri"/>
        </w:rPr>
        <w:t>2025-2027.</w:t>
      </w:r>
      <w:r w:rsidR="00817CD8">
        <w:rPr>
          <w:rFonts w:ascii="Calibri" w:hAnsi="Calibri"/>
        </w:rPr>
        <w:t xml:space="preserve"> </w:t>
      </w:r>
      <w:r>
        <w:rPr>
          <w:rFonts w:ascii="Calibri" w:hAnsi="Calibri"/>
        </w:rPr>
        <w:t>It was assumed that the c</w:t>
      </w:r>
      <w:r w:rsidRPr="00123A6F">
        <w:rPr>
          <w:rFonts w:ascii="Calibri" w:hAnsi="Calibri"/>
        </w:rPr>
        <w:t xml:space="preserve">atch-up campaign </w:t>
      </w:r>
      <w:r>
        <w:rPr>
          <w:rFonts w:ascii="Calibri" w:hAnsi="Calibri"/>
        </w:rPr>
        <w:t>would achieve the same final percentages of coverage (i.e. 30% and 70%)</w:t>
      </w:r>
      <w:r w:rsidRPr="00123A6F">
        <w:rPr>
          <w:rFonts w:ascii="Calibri" w:hAnsi="Calibri"/>
        </w:rPr>
        <w:t>,</w:t>
      </w:r>
      <w:r>
        <w:rPr>
          <w:rFonts w:ascii="Calibri" w:hAnsi="Calibri"/>
        </w:rPr>
        <w:t xml:space="preserve"> but</w:t>
      </w:r>
      <w:r w:rsidRPr="00123A6F">
        <w:rPr>
          <w:rFonts w:ascii="Calibri" w:hAnsi="Calibri"/>
        </w:rPr>
        <w:t xml:space="preserve"> </w:t>
      </w:r>
      <w:r>
        <w:rPr>
          <w:rFonts w:ascii="Calibri" w:hAnsi="Calibri"/>
        </w:rPr>
        <w:t>scale-up would occur uniformly over a</w:t>
      </w:r>
      <w:r w:rsidRPr="00123A6F">
        <w:rPr>
          <w:rFonts w:ascii="Calibri" w:hAnsi="Calibri"/>
        </w:rPr>
        <w:t xml:space="preserve"> 3-year campaign (e.g. 30% </w:t>
      </w:r>
      <w:r>
        <w:rPr>
          <w:rFonts w:ascii="Calibri" w:hAnsi="Calibri"/>
        </w:rPr>
        <w:t xml:space="preserve">final </w:t>
      </w:r>
      <w:r w:rsidRPr="00123A6F">
        <w:rPr>
          <w:rFonts w:ascii="Calibri" w:hAnsi="Calibri"/>
        </w:rPr>
        <w:t>coverage assumes 10% per year for 3 years).</w:t>
      </w:r>
      <w:r>
        <w:rPr>
          <w:rFonts w:ascii="Calibri" w:hAnsi="Calibri"/>
        </w:rPr>
        <w:t xml:space="preserve">  </w:t>
      </w:r>
      <w:r w:rsidR="00092CEE">
        <w:rPr>
          <w:rFonts w:ascii="Calibri" w:hAnsi="Calibri"/>
        </w:rPr>
        <w:t>A</w:t>
      </w:r>
      <w:r w:rsidR="00817CD8">
        <w:rPr>
          <w:rFonts w:ascii="Calibri" w:hAnsi="Calibri"/>
        </w:rPr>
        <w:t xml:space="preserve">dults </w:t>
      </w:r>
      <w:r w:rsidR="00092CEE">
        <w:rPr>
          <w:rFonts w:ascii="Calibri" w:hAnsi="Calibri"/>
        </w:rPr>
        <w:t xml:space="preserve">aged </w:t>
      </w:r>
      <w:r w:rsidR="00817CD8">
        <w:rPr>
          <w:rFonts w:ascii="Calibri" w:hAnsi="Calibri"/>
        </w:rPr>
        <w:t xml:space="preserve">65 years and above </w:t>
      </w:r>
      <w:r w:rsidR="00092CEE">
        <w:rPr>
          <w:rFonts w:ascii="Calibri" w:hAnsi="Calibri"/>
        </w:rPr>
        <w:t xml:space="preserve">were assumed </w:t>
      </w:r>
      <w:r w:rsidR="00817CD8">
        <w:rPr>
          <w:rFonts w:ascii="Calibri" w:hAnsi="Calibri"/>
        </w:rPr>
        <w:t>not receive the vaccine due to safety concerns and immune senescence in this age group.</w:t>
      </w:r>
      <w:r>
        <w:rPr>
          <w:rFonts w:ascii="Calibri" w:hAnsi="Calibri"/>
        </w:rPr>
        <w:t xml:space="preserve"> </w:t>
      </w:r>
    </w:p>
    <w:p w14:paraId="2D5970BF" w14:textId="77777777" w:rsidR="00C6236D" w:rsidRDefault="00C6236D" w:rsidP="00AA3B39">
      <w:pPr>
        <w:spacing w:after="0" w:line="480" w:lineRule="auto"/>
        <w:jc w:val="both"/>
        <w:rPr>
          <w:rFonts w:ascii="Calibri" w:hAnsi="Calibri"/>
        </w:rPr>
      </w:pPr>
    </w:p>
    <w:p w14:paraId="5B4721BB" w14:textId="77777777" w:rsidR="00C6236D" w:rsidRPr="00076836" w:rsidRDefault="00C6236D" w:rsidP="00AA3B39">
      <w:pPr>
        <w:spacing w:after="0" w:line="480" w:lineRule="auto"/>
        <w:jc w:val="both"/>
        <w:rPr>
          <w:rFonts w:ascii="Calibri" w:hAnsi="Calibri"/>
          <w:b/>
        </w:rPr>
      </w:pPr>
      <w:r w:rsidRPr="00076836">
        <w:rPr>
          <w:rFonts w:ascii="Calibri" w:hAnsi="Calibri"/>
          <w:b/>
        </w:rPr>
        <w:t>Outcomes</w:t>
      </w:r>
    </w:p>
    <w:p w14:paraId="1537EE42" w14:textId="7BC6EBE2" w:rsidR="007B6F29" w:rsidRDefault="007B6F29" w:rsidP="007B6F29">
      <w:pPr>
        <w:spacing w:after="0" w:line="480" w:lineRule="auto"/>
        <w:jc w:val="both"/>
        <w:rPr>
          <w:rFonts w:ascii="Calibri" w:hAnsi="Calibri"/>
        </w:rPr>
      </w:pPr>
      <w:r>
        <w:rPr>
          <w:rFonts w:ascii="Calibri" w:hAnsi="Calibri"/>
        </w:rPr>
        <w:t xml:space="preserve">In </w:t>
      </w:r>
      <w:r w:rsidR="00076836">
        <w:rPr>
          <w:rFonts w:ascii="Calibri" w:hAnsi="Calibri"/>
        </w:rPr>
        <w:t>the</w:t>
      </w:r>
      <w:r>
        <w:rPr>
          <w:rFonts w:ascii="Calibri" w:hAnsi="Calibri"/>
        </w:rPr>
        <w:t xml:space="preserve"> baseline </w:t>
      </w:r>
      <w:r w:rsidRPr="004A27F9">
        <w:rPr>
          <w:rFonts w:ascii="Calibri" w:hAnsi="Calibri"/>
        </w:rPr>
        <w:t>scenario, the proportion of new versus reactivation cases b</w:t>
      </w:r>
      <w:r>
        <w:rPr>
          <w:rFonts w:ascii="Calibri" w:hAnsi="Calibri"/>
        </w:rPr>
        <w:t xml:space="preserve">y age group was </w:t>
      </w:r>
      <w:r w:rsidRPr="00C00EDF">
        <w:rPr>
          <w:rFonts w:ascii="Calibri" w:hAnsi="Calibri"/>
        </w:rPr>
        <w:t>calculated.</w:t>
      </w:r>
    </w:p>
    <w:p w14:paraId="1DBC1C97" w14:textId="77777777" w:rsidR="007B6F29" w:rsidRDefault="007B6F29" w:rsidP="007B6F29">
      <w:pPr>
        <w:spacing w:after="0" w:line="480" w:lineRule="auto"/>
        <w:jc w:val="both"/>
        <w:rPr>
          <w:rFonts w:ascii="Calibri" w:hAnsi="Calibri"/>
        </w:rPr>
      </w:pPr>
    </w:p>
    <w:p w14:paraId="6E144797" w14:textId="519DFC83" w:rsidR="002E6372" w:rsidRPr="00644370" w:rsidRDefault="00544ED7" w:rsidP="00644370">
      <w:pPr>
        <w:spacing w:line="480" w:lineRule="auto"/>
        <w:jc w:val="both"/>
      </w:pPr>
      <w:r>
        <w:t>T</w:t>
      </w:r>
      <w:r w:rsidR="007B6F29">
        <w:t xml:space="preserve">he population </w:t>
      </w:r>
      <w:proofErr w:type="gramStart"/>
      <w:r w:rsidR="007B6F29">
        <w:t>attributable</w:t>
      </w:r>
      <w:proofErr w:type="gramEnd"/>
      <w:r w:rsidR="007B6F29">
        <w:t xml:space="preserve"> fraction (PAF) for </w:t>
      </w:r>
      <w:proofErr w:type="spellStart"/>
      <w:r w:rsidR="007B6F29" w:rsidRPr="00D73B25">
        <w:rPr>
          <w:i/>
        </w:rPr>
        <w:t>Mtb</w:t>
      </w:r>
      <w:proofErr w:type="spellEnd"/>
      <w:r w:rsidR="007B6F29">
        <w:t xml:space="preserve"> transmission by each age was calculated </w:t>
      </w:r>
      <w:r>
        <w:t xml:space="preserve">in the baseline scenario </w:t>
      </w:r>
      <w:r w:rsidR="007B6F29">
        <w:t xml:space="preserve">using methods described previously in </w:t>
      </w:r>
      <w:proofErr w:type="spellStart"/>
      <w:r w:rsidR="007B6F29">
        <w:t>Orroth</w:t>
      </w:r>
      <w:commentRangeStart w:id="5"/>
      <w:proofErr w:type="spellEnd"/>
      <w:r w:rsidR="007B6F29">
        <w:t xml:space="preserve"> e</w:t>
      </w:r>
      <w:commentRangeEnd w:id="5"/>
      <w:r w:rsidR="007B6F29">
        <w:rPr>
          <w:rStyle w:val="CommentReference"/>
        </w:rPr>
        <w:commentReference w:id="5"/>
      </w:r>
      <w:r w:rsidR="007B6F29">
        <w:t xml:space="preserve">t al. The model was first run </w:t>
      </w:r>
      <w:r w:rsidR="007B6F29">
        <w:lastRenderedPageBreak/>
        <w:t xml:space="preserve">allowing transmission from all infected populations as a baseline. It was then re-run four times, blocking transmission from infected individuals in one age stratum per run by reducing the infectious proportion to zero for that age group. The difference between the total </w:t>
      </w:r>
      <w:proofErr w:type="gramStart"/>
      <w:r w:rsidR="007B6F29">
        <w:t>number</w:t>
      </w:r>
      <w:proofErr w:type="gramEnd"/>
      <w:r w:rsidR="007B6F29">
        <w:t xml:space="preserve"> of new infections in the year </w:t>
      </w:r>
      <w:r>
        <w:t>in which transmission was blocked</w:t>
      </w:r>
      <w:r w:rsidR="007B6F29">
        <w:t xml:space="preserve"> in each of these runs compared to the baseline </w:t>
      </w:r>
      <w:r>
        <w:t xml:space="preserve">provided the PAF as </w:t>
      </w:r>
      <w:r w:rsidR="007B6F29">
        <w:t>a measure of the contribution that age group to transmission in the population as a whole.</w:t>
      </w:r>
    </w:p>
    <w:p w14:paraId="7ECDBB1B" w14:textId="71E79B5F" w:rsidR="001B6C8D" w:rsidRDefault="00CD7173" w:rsidP="00AA3B39">
      <w:pPr>
        <w:spacing w:after="0" w:line="480" w:lineRule="auto"/>
        <w:jc w:val="both"/>
        <w:rPr>
          <w:rFonts w:ascii="Calibri" w:hAnsi="Calibri"/>
        </w:rPr>
      </w:pPr>
      <w:r w:rsidRPr="00123A6F">
        <w:rPr>
          <w:rFonts w:ascii="Calibri" w:hAnsi="Calibri"/>
        </w:rPr>
        <w:t xml:space="preserve">The impact of </w:t>
      </w:r>
      <w:r w:rsidR="002E6372">
        <w:rPr>
          <w:rFonts w:ascii="Calibri" w:hAnsi="Calibri"/>
        </w:rPr>
        <w:t xml:space="preserve">the </w:t>
      </w:r>
      <w:r w:rsidRPr="00123A6F">
        <w:rPr>
          <w:rFonts w:ascii="Calibri" w:hAnsi="Calibri"/>
        </w:rPr>
        <w:t xml:space="preserve">potential TB vaccine profiles </w:t>
      </w:r>
      <w:r w:rsidR="00544ED7">
        <w:rPr>
          <w:rFonts w:ascii="Calibri" w:hAnsi="Calibri"/>
        </w:rPr>
        <w:t>was measured using:</w:t>
      </w:r>
    </w:p>
    <w:p w14:paraId="3544AB83" w14:textId="226FF7AA" w:rsidR="001B6C8D" w:rsidRDefault="00FB442B" w:rsidP="00544ED7">
      <w:pPr>
        <w:pStyle w:val="ListParagraph"/>
        <w:numPr>
          <w:ilvl w:val="0"/>
          <w:numId w:val="27"/>
        </w:numPr>
        <w:spacing w:after="0" w:line="480" w:lineRule="auto"/>
        <w:jc w:val="both"/>
        <w:rPr>
          <w:rFonts w:ascii="Calibri" w:hAnsi="Calibri"/>
        </w:rPr>
      </w:pPr>
      <w:r>
        <w:rPr>
          <w:rFonts w:ascii="Calibri" w:hAnsi="Calibri"/>
        </w:rPr>
        <w:t>Percentage</w:t>
      </w:r>
      <w:r w:rsidR="001B6C8D" w:rsidRPr="00544ED7">
        <w:rPr>
          <w:rFonts w:ascii="Calibri" w:hAnsi="Calibri"/>
        </w:rPr>
        <w:t xml:space="preserve"> </w:t>
      </w:r>
      <w:r w:rsidR="00B41F57" w:rsidRPr="00544ED7">
        <w:rPr>
          <w:rFonts w:ascii="Calibri" w:hAnsi="Calibri"/>
        </w:rPr>
        <w:t xml:space="preserve">reduction in TB </w:t>
      </w:r>
      <w:r w:rsidR="00CD7173" w:rsidRPr="00544ED7">
        <w:rPr>
          <w:rFonts w:ascii="Calibri" w:hAnsi="Calibri"/>
        </w:rPr>
        <w:t xml:space="preserve">incidence and </w:t>
      </w:r>
      <w:r w:rsidR="00B41F57" w:rsidRPr="00544ED7">
        <w:rPr>
          <w:rFonts w:ascii="Calibri" w:hAnsi="Calibri"/>
        </w:rPr>
        <w:t xml:space="preserve">TB </w:t>
      </w:r>
      <w:r w:rsidR="00CD7173" w:rsidRPr="00544ED7">
        <w:rPr>
          <w:rFonts w:ascii="Calibri" w:hAnsi="Calibri"/>
        </w:rPr>
        <w:t>mortality</w:t>
      </w:r>
      <w:r>
        <w:rPr>
          <w:rFonts w:ascii="Calibri" w:hAnsi="Calibri"/>
        </w:rPr>
        <w:t xml:space="preserve"> rates</w:t>
      </w:r>
      <w:r w:rsidR="00CD7173" w:rsidRPr="00544ED7">
        <w:rPr>
          <w:rFonts w:ascii="Calibri" w:hAnsi="Calibri"/>
        </w:rPr>
        <w:t xml:space="preserve"> </w:t>
      </w:r>
      <w:r w:rsidR="00B41F57" w:rsidRPr="00544ED7">
        <w:rPr>
          <w:rFonts w:ascii="Calibri" w:hAnsi="Calibri"/>
        </w:rPr>
        <w:t xml:space="preserve">in </w:t>
      </w:r>
      <w:r w:rsidR="00CD7173" w:rsidRPr="00544ED7">
        <w:rPr>
          <w:rFonts w:ascii="Calibri" w:hAnsi="Calibri"/>
        </w:rPr>
        <w:t xml:space="preserve">2050 compared to the baseline scenario, </w:t>
      </w:r>
    </w:p>
    <w:p w14:paraId="30FB9CBD" w14:textId="3C7CE709" w:rsidR="0004182C" w:rsidRDefault="0004182C" w:rsidP="00544ED7">
      <w:pPr>
        <w:pStyle w:val="ListParagraph"/>
        <w:numPr>
          <w:ilvl w:val="0"/>
          <w:numId w:val="27"/>
        </w:numPr>
        <w:spacing w:after="0" w:line="480" w:lineRule="auto"/>
        <w:jc w:val="both"/>
        <w:rPr>
          <w:rFonts w:ascii="Calibri" w:hAnsi="Calibri"/>
        </w:rPr>
      </w:pPr>
      <w:r>
        <w:rPr>
          <w:rFonts w:ascii="Calibri" w:hAnsi="Calibri"/>
        </w:rPr>
        <w:t xml:space="preserve">Cumulative </w:t>
      </w:r>
      <w:r w:rsidR="00CD7173" w:rsidRPr="00544ED7">
        <w:rPr>
          <w:rFonts w:ascii="Calibri" w:hAnsi="Calibri"/>
        </w:rPr>
        <w:t xml:space="preserve">cases and deaths averted </w:t>
      </w:r>
      <w:r>
        <w:rPr>
          <w:rFonts w:ascii="Calibri" w:hAnsi="Calibri"/>
        </w:rPr>
        <w:t>over 2025-</w:t>
      </w:r>
      <w:r w:rsidR="00CD7173" w:rsidRPr="00544ED7">
        <w:rPr>
          <w:rFonts w:ascii="Calibri" w:hAnsi="Calibri"/>
        </w:rPr>
        <w:t xml:space="preserve">2050 compared to baseline. </w:t>
      </w:r>
    </w:p>
    <w:p w14:paraId="5AE86058" w14:textId="64DEEF8E" w:rsidR="00CD7173" w:rsidRPr="00544ED7" w:rsidRDefault="0004182C" w:rsidP="00544ED7">
      <w:pPr>
        <w:pStyle w:val="ListParagraph"/>
        <w:numPr>
          <w:ilvl w:val="0"/>
          <w:numId w:val="27"/>
        </w:numPr>
        <w:spacing w:after="0" w:line="480" w:lineRule="auto"/>
        <w:jc w:val="both"/>
        <w:rPr>
          <w:rFonts w:ascii="Calibri" w:hAnsi="Calibri"/>
        </w:rPr>
      </w:pPr>
      <w:r>
        <w:rPr>
          <w:rFonts w:ascii="Calibri" w:hAnsi="Calibri"/>
        </w:rPr>
        <w:t>T</w:t>
      </w:r>
      <w:r w:rsidR="00CD7173" w:rsidRPr="00544ED7">
        <w:rPr>
          <w:rFonts w:ascii="Calibri" w:hAnsi="Calibri"/>
        </w:rPr>
        <w:t xml:space="preserve">he number needed to vaccinate (NNV) per </w:t>
      </w:r>
      <w:r w:rsidR="00FB442B">
        <w:rPr>
          <w:rFonts w:ascii="Calibri" w:hAnsi="Calibri"/>
        </w:rPr>
        <w:t xml:space="preserve">TB </w:t>
      </w:r>
      <w:r w:rsidR="00CD7173" w:rsidRPr="00544ED7">
        <w:rPr>
          <w:rFonts w:ascii="Calibri" w:hAnsi="Calibri"/>
        </w:rPr>
        <w:t xml:space="preserve">case and per </w:t>
      </w:r>
      <w:r w:rsidR="00FB442B">
        <w:rPr>
          <w:rFonts w:ascii="Calibri" w:hAnsi="Calibri"/>
        </w:rPr>
        <w:t xml:space="preserve">TB </w:t>
      </w:r>
      <w:r w:rsidR="00CD7173" w:rsidRPr="00544ED7">
        <w:rPr>
          <w:rFonts w:ascii="Calibri" w:hAnsi="Calibri"/>
        </w:rPr>
        <w:t xml:space="preserve">death averted. </w:t>
      </w:r>
    </w:p>
    <w:p w14:paraId="1FC50575" w14:textId="71079E0C" w:rsidR="001D5F8E" w:rsidRDefault="00FB442B" w:rsidP="00725141">
      <w:pPr>
        <w:spacing w:line="480" w:lineRule="auto"/>
        <w:jc w:val="both"/>
      </w:pPr>
      <w:r>
        <w:t>The number needed to vaccinate per TB case or death averted was calculated by dividing the total number of vaccines</w:t>
      </w:r>
      <w:r w:rsidR="00A74191">
        <w:t xml:space="preserve"> delivered between 2025-2050 (D) by the difference between the number of cases or deaths in the baseline scenario (B) versus the vaccine scenario (v) in 2050.</w:t>
      </w:r>
      <w:r w:rsidR="00991B32">
        <w:t xml:space="preserve"> </w:t>
      </w:r>
    </w:p>
    <w:p w14:paraId="2196F83F" w14:textId="4088B1BB" w:rsidR="00FB442B" w:rsidRDefault="00FB442B" w:rsidP="00725141">
      <w:pPr>
        <w:spacing w:line="480" w:lineRule="auto"/>
        <w:jc w:val="both"/>
      </w:pPr>
      <w:r>
        <w:t xml:space="preserve">NNV = </w:t>
      </w:r>
      <w:r w:rsidR="00A74191">
        <w:t>D/(B-V)</w:t>
      </w:r>
    </w:p>
    <w:p w14:paraId="615FE8DA" w14:textId="515226E7" w:rsidR="00053924" w:rsidRDefault="00991B32" w:rsidP="00725141">
      <w:pPr>
        <w:spacing w:line="480" w:lineRule="auto"/>
        <w:jc w:val="both"/>
      </w:pPr>
      <w:r>
        <w:t xml:space="preserve">The NNV was calculated for the outcome of interest in all ages, for the </w:t>
      </w:r>
      <w:commentRangeStart w:id="6"/>
      <w:r>
        <w:t>older adults alone</w:t>
      </w:r>
      <w:commentRangeEnd w:id="6"/>
      <w:r w:rsidRPr="00725141">
        <w:commentReference w:id="6"/>
      </w:r>
      <w:r>
        <w:t>, and for the elderly alone.</w:t>
      </w:r>
    </w:p>
    <w:p w14:paraId="312A4F59" w14:textId="77777777" w:rsidR="009D588C" w:rsidRDefault="009D588C" w:rsidP="00053924">
      <w:pPr>
        <w:spacing w:line="276" w:lineRule="auto"/>
        <w:jc w:val="both"/>
      </w:pPr>
    </w:p>
    <w:p w14:paraId="6024288E" w14:textId="7F870E1F" w:rsidR="00E006A3" w:rsidRPr="00991B32" w:rsidRDefault="00136214" w:rsidP="00AA3B39">
      <w:pPr>
        <w:spacing w:after="0" w:line="480" w:lineRule="auto"/>
        <w:jc w:val="both"/>
        <w:rPr>
          <w:rFonts w:ascii="Calibri" w:hAnsi="Calibri"/>
          <w:b/>
        </w:rPr>
      </w:pPr>
      <w:r w:rsidRPr="00076836">
        <w:rPr>
          <w:rFonts w:ascii="Calibri" w:hAnsi="Calibri"/>
          <w:b/>
        </w:rPr>
        <w:t>Future methods</w:t>
      </w:r>
    </w:p>
    <w:p w14:paraId="0D960B7A" w14:textId="5596CADF" w:rsidR="00155AED" w:rsidRDefault="00155AED" w:rsidP="00AA3B39">
      <w:pPr>
        <w:spacing w:line="480" w:lineRule="auto"/>
      </w:pPr>
      <w:r>
        <w:t xml:space="preserve">The results presented </w:t>
      </w:r>
      <w:r w:rsidR="00991B32">
        <w:t>in this report</w:t>
      </w:r>
      <w:r>
        <w:t xml:space="preserve"> are preliminary outcomes of the model. The following work has been identified for the next phase of model development</w:t>
      </w:r>
      <w:r w:rsidR="002A2F96">
        <w:t xml:space="preserve"> (</w:t>
      </w:r>
      <w:r w:rsidR="00F1591F">
        <w:t xml:space="preserve">outside </w:t>
      </w:r>
      <w:r w:rsidR="002A2F96">
        <w:t>current contract with Aeras)</w:t>
      </w:r>
      <w:r>
        <w:t>.</w:t>
      </w:r>
    </w:p>
    <w:p w14:paraId="510EEB04" w14:textId="2A4EB3EF" w:rsidR="003505DB" w:rsidRPr="003505DB" w:rsidRDefault="003505DB" w:rsidP="00544ED7">
      <w:pPr>
        <w:pStyle w:val="ListParagraph"/>
        <w:numPr>
          <w:ilvl w:val="0"/>
          <w:numId w:val="28"/>
        </w:numPr>
        <w:spacing w:line="480" w:lineRule="auto"/>
        <w:jc w:val="both"/>
      </w:pPr>
      <w:r w:rsidRPr="003505DB">
        <w:t>Add uncertainty to model baseline scenario</w:t>
      </w:r>
      <w:r w:rsidRPr="00544ED7">
        <w:t>s and impact estimates</w:t>
      </w:r>
    </w:p>
    <w:p w14:paraId="2859AB39" w14:textId="77777777" w:rsidR="00991B32" w:rsidRPr="00991B32" w:rsidRDefault="00155AED" w:rsidP="00544ED7">
      <w:pPr>
        <w:pStyle w:val="ListParagraph"/>
        <w:numPr>
          <w:ilvl w:val="1"/>
          <w:numId w:val="28"/>
        </w:numPr>
        <w:spacing w:line="480" w:lineRule="auto"/>
        <w:jc w:val="both"/>
      </w:pPr>
      <w:r>
        <w:t xml:space="preserve">Model calibration at this stage has been conducted by </w:t>
      </w:r>
      <w:r w:rsidR="00991B32">
        <w:t>manual</w:t>
      </w:r>
      <w:r>
        <w:t xml:space="preserve"> fitting to the data.  In the next phase of development, the model will be fitted using </w:t>
      </w:r>
      <w:r w:rsidRPr="003505DB">
        <w:rPr>
          <w:rFonts w:cstheme="minorHAnsi"/>
        </w:rPr>
        <w:t>Sobol sequence sampling and Approximate Bayesian Computation approach.</w:t>
      </w:r>
      <w:r w:rsidR="00152773" w:rsidRPr="003505DB">
        <w:rPr>
          <w:rFonts w:cstheme="minorHAnsi"/>
        </w:rPr>
        <w:t xml:space="preserve"> </w:t>
      </w:r>
    </w:p>
    <w:p w14:paraId="1099FAC2" w14:textId="0F090238" w:rsidR="00991B32" w:rsidRPr="00991B32" w:rsidRDefault="003965DA" w:rsidP="00991B32">
      <w:pPr>
        <w:pStyle w:val="ListParagraph"/>
        <w:numPr>
          <w:ilvl w:val="0"/>
          <w:numId w:val="28"/>
        </w:numPr>
        <w:spacing w:line="480" w:lineRule="auto"/>
        <w:jc w:val="both"/>
      </w:pPr>
      <w:r>
        <w:t>Refine</w:t>
      </w:r>
      <w:r w:rsidR="00991B32">
        <w:t xml:space="preserve"> </w:t>
      </w:r>
      <w:r>
        <w:t>calibration targets</w:t>
      </w:r>
    </w:p>
    <w:p w14:paraId="79567D02" w14:textId="08335B4A" w:rsidR="00136214" w:rsidRDefault="003965DA" w:rsidP="00544ED7">
      <w:pPr>
        <w:pStyle w:val="ListParagraph"/>
        <w:numPr>
          <w:ilvl w:val="1"/>
          <w:numId w:val="28"/>
        </w:numPr>
        <w:spacing w:line="480" w:lineRule="auto"/>
        <w:jc w:val="both"/>
      </w:pPr>
      <w:r>
        <w:rPr>
          <w:rFonts w:cstheme="minorHAnsi"/>
        </w:rPr>
        <w:lastRenderedPageBreak/>
        <w:t>Due</w:t>
      </w:r>
      <w:r w:rsidR="00152773" w:rsidRPr="003505DB">
        <w:rPr>
          <w:rFonts w:cstheme="minorHAnsi"/>
        </w:rPr>
        <w:t xml:space="preserve"> to the assumption that CDR is different in the elderly, fitting will be to notification data as opposed to an incidence calculated assuming a uniform CDR. </w:t>
      </w:r>
      <w:r w:rsidR="00152773">
        <w:t>The m</w:t>
      </w:r>
      <w:r w:rsidR="00136214">
        <w:t xml:space="preserve">odel output </w:t>
      </w:r>
      <w:r w:rsidR="00152773">
        <w:t>will</w:t>
      </w:r>
      <w:r w:rsidR="00136214">
        <w:t xml:space="preserve"> remain as incidence</w:t>
      </w:r>
      <w:r w:rsidR="00152773">
        <w:t>,</w:t>
      </w:r>
      <w:r w:rsidR="00136214">
        <w:t xml:space="preserve"> as this is the outcome of interest for the vaccination scenarios.</w:t>
      </w:r>
      <w:r w:rsidR="00F119B4">
        <w:t xml:space="preserve"> Although no data were available at the time of this report, it is hoped that in subsequent development of this model that it will be possible to calibrate the model to the prevalence of latent infection.</w:t>
      </w:r>
    </w:p>
    <w:p w14:paraId="1AFBDDEF" w14:textId="59877E88" w:rsidR="003505DB" w:rsidRDefault="003505DB" w:rsidP="00991B32">
      <w:pPr>
        <w:pStyle w:val="ListParagraph"/>
        <w:numPr>
          <w:ilvl w:val="0"/>
          <w:numId w:val="28"/>
        </w:numPr>
        <w:spacing w:line="480" w:lineRule="auto"/>
      </w:pPr>
      <w:r>
        <w:t>Vary vaccine waning scenarios</w:t>
      </w:r>
    </w:p>
    <w:p w14:paraId="0606B303" w14:textId="5904FF55" w:rsidR="00136214" w:rsidRDefault="00152773" w:rsidP="00991B32">
      <w:pPr>
        <w:pStyle w:val="ListParagraph"/>
        <w:numPr>
          <w:ilvl w:val="1"/>
          <w:numId w:val="28"/>
        </w:numPr>
        <w:spacing w:line="480" w:lineRule="auto"/>
      </w:pPr>
      <w:r>
        <w:t>As the likely extent of vaccine waning is currently unknown, we will e</w:t>
      </w:r>
      <w:r w:rsidR="00136214">
        <w:t>xplore different vaccine waning</w:t>
      </w:r>
      <w:r>
        <w:t xml:space="preserve"> scenarios in future model runs.</w:t>
      </w:r>
    </w:p>
    <w:p w14:paraId="63999BC8" w14:textId="130AC6CF" w:rsidR="009B5457" w:rsidRDefault="009B5457" w:rsidP="003965DA">
      <w:pPr>
        <w:pStyle w:val="ListParagraph"/>
        <w:numPr>
          <w:ilvl w:val="0"/>
          <w:numId w:val="28"/>
        </w:numPr>
        <w:spacing w:line="480" w:lineRule="auto"/>
      </w:pPr>
      <w:r>
        <w:t xml:space="preserve">Estimate relative benefit </w:t>
      </w:r>
      <w:r w:rsidR="003965DA">
        <w:t xml:space="preserve">of vaccinating elderly </w:t>
      </w:r>
      <w:r>
        <w:t>v</w:t>
      </w:r>
      <w:r w:rsidR="003965DA">
        <w:t>ersu</w:t>
      </w:r>
      <w:r>
        <w:t>s vaccinating adults</w:t>
      </w:r>
    </w:p>
    <w:p w14:paraId="4A0E222D" w14:textId="30D61749" w:rsidR="00136214" w:rsidRDefault="00152773" w:rsidP="00991B32">
      <w:pPr>
        <w:pStyle w:val="ListParagraph"/>
        <w:numPr>
          <w:ilvl w:val="1"/>
          <w:numId w:val="28"/>
        </w:numPr>
        <w:spacing w:line="480" w:lineRule="auto"/>
        <w:sectPr w:rsidR="00136214">
          <w:footerReference w:type="default" r:id="rId10"/>
          <w:pgSz w:w="11906" w:h="16838"/>
          <w:pgMar w:top="1440" w:right="1440" w:bottom="1440" w:left="1440" w:header="708" w:footer="708" w:gutter="0"/>
          <w:cols w:space="708"/>
          <w:docGrid w:linePitch="360"/>
        </w:sectPr>
      </w:pPr>
      <w:r>
        <w:t xml:space="preserve">A comparison of the impact of elderly vaccination </w:t>
      </w:r>
      <w:r w:rsidR="009A2A50">
        <w:t>versus other potential vaccination strategies would be valuable in assessing the most effective method of reducing tuberculosis incidence and mortality.</w:t>
      </w:r>
      <w:r>
        <w:t xml:space="preserve"> </w:t>
      </w:r>
      <w:r w:rsidR="009A2A50">
        <w:t>Therefore, we will a</w:t>
      </w:r>
      <w:r w:rsidR="00136214">
        <w:t xml:space="preserve">ssess the impact of the same vaccine profiles delivered to adults, and </w:t>
      </w:r>
      <w:r w:rsidR="009B5457">
        <w:t>i</w:t>
      </w:r>
      <w:r w:rsidR="00136214">
        <w:t>f the two vaccination programmes</w:t>
      </w:r>
      <w:r w:rsidR="003965DA">
        <w:t xml:space="preserve"> were run</w:t>
      </w:r>
      <w:r w:rsidR="00136214">
        <w:t xml:space="preserve"> in tandem</w:t>
      </w:r>
      <w:r w:rsidR="003965DA">
        <w:t>.</w:t>
      </w:r>
    </w:p>
    <w:p w14:paraId="112FC3B1" w14:textId="77777777" w:rsidR="000E351B" w:rsidRPr="000E351B" w:rsidRDefault="000E351B" w:rsidP="000E351B">
      <w:pPr>
        <w:spacing w:line="480" w:lineRule="auto"/>
        <w:jc w:val="both"/>
        <w:rPr>
          <w:b/>
          <w:i/>
        </w:rPr>
      </w:pPr>
      <w:r w:rsidRPr="000E351B">
        <w:rPr>
          <w:b/>
          <w:i/>
        </w:rPr>
        <w:lastRenderedPageBreak/>
        <w:t>RESULTS</w:t>
      </w:r>
    </w:p>
    <w:p w14:paraId="70730AEE" w14:textId="77777777" w:rsidR="000E351B" w:rsidRPr="000E351B" w:rsidRDefault="000E351B" w:rsidP="000E351B">
      <w:pPr>
        <w:spacing w:line="480" w:lineRule="auto"/>
        <w:jc w:val="both"/>
        <w:rPr>
          <w:b/>
          <w:i/>
        </w:rPr>
      </w:pPr>
      <w:r w:rsidRPr="000E351B">
        <w:rPr>
          <w:b/>
          <w:i/>
        </w:rPr>
        <w:t>Baseline model fit</w:t>
      </w:r>
    </w:p>
    <w:p w14:paraId="489B5605" w14:textId="0A3FE05A" w:rsidR="009334AC" w:rsidRDefault="000E351B" w:rsidP="000E351B">
      <w:pPr>
        <w:spacing w:line="480" w:lineRule="auto"/>
        <w:jc w:val="both"/>
      </w:pPr>
      <w:r>
        <w:t xml:space="preserve">Modelled demographics calibrate well to the UN Population Division age-stratified population </w:t>
      </w:r>
      <w:r w:rsidR="00B56466">
        <w:t xml:space="preserve">size </w:t>
      </w:r>
      <w:r>
        <w:t>estimates for 2010 and 2050 (Figure XX)</w:t>
      </w:r>
      <w:proofErr w:type="gramStart"/>
      <w:r>
        <w:t>.[</w:t>
      </w:r>
      <w:proofErr w:type="gramEnd"/>
      <w:r w:rsidRPr="000E351B">
        <w:rPr>
          <w:highlight w:val="yellow"/>
        </w:rPr>
        <w:t>ref UNDP</w:t>
      </w:r>
      <w:r>
        <w:t xml:space="preserve"> 2012] A good model fit to the prevalence of bacteriologically-positive tuberculosis in 2000 and 2010 was achieved, both overall and by age stratum (Figure XX). </w:t>
      </w:r>
    </w:p>
    <w:p w14:paraId="10DB5011" w14:textId="4F8E8AB3" w:rsidR="009334AC" w:rsidRDefault="000E351B" w:rsidP="000E351B">
      <w:pPr>
        <w:spacing w:line="480" w:lineRule="auto"/>
        <w:jc w:val="both"/>
      </w:pPr>
      <w:r>
        <w:t>As has been noted by others (Targets modelling report), estimated tuberculosis mortality rates in China are very low given the disease prevalence. Due to this apparent disparity, the modelled mortality rates in adults and the elderly are 2-3 times higher than indicated by the data (Figure XX)</w:t>
      </w:r>
      <w:proofErr w:type="gramStart"/>
      <w:r>
        <w:t>;</w:t>
      </w:r>
      <w:r w:rsidRPr="000E351B">
        <w:rPr>
          <w:highlight w:val="yellow"/>
        </w:rPr>
        <w:t>[</w:t>
      </w:r>
      <w:proofErr w:type="gramEnd"/>
      <w:r w:rsidRPr="000E351B">
        <w:rPr>
          <w:highlight w:val="yellow"/>
        </w:rPr>
        <w:t xml:space="preserve">ref Zhang </w:t>
      </w:r>
      <w:r w:rsidRPr="000E351B">
        <w:rPr>
          <w:i/>
          <w:highlight w:val="yellow"/>
        </w:rPr>
        <w:t xml:space="preserve">et al. </w:t>
      </w:r>
      <w:r w:rsidRPr="000E351B">
        <w:rPr>
          <w:highlight w:val="yellow"/>
        </w:rPr>
        <w:t>2014</w:t>
      </w:r>
      <w:r>
        <w:t xml:space="preserve">] however, overall and by age the mortality outputs are considered a reasonable preliminary fit to the data. </w:t>
      </w:r>
      <w:r w:rsidR="00213561">
        <w:t xml:space="preserve"> Due to</w:t>
      </w:r>
      <w:r w:rsidR="003965DA">
        <w:t xml:space="preserve"> the assumption of uniform CDR when </w:t>
      </w:r>
      <w:r w:rsidR="00213561">
        <w:t>calculating</w:t>
      </w:r>
      <w:r w:rsidR="003965DA">
        <w:t xml:space="preserve"> the incidence calibration targets, the </w:t>
      </w:r>
      <w:r w:rsidR="00213561">
        <w:t>model output incidence rates were a good fit overall and in the non-elderly age groups, but</w:t>
      </w:r>
      <w:r w:rsidR="003965DA">
        <w:t xml:space="preserve"> </w:t>
      </w:r>
      <w:r w:rsidR="00213561">
        <w:t>was too high relative to the calibration target in the elderly</w:t>
      </w:r>
      <w:r>
        <w:t xml:space="preserve"> (Figure XXX).</w:t>
      </w:r>
    </w:p>
    <w:p w14:paraId="5257EEEA" w14:textId="3C723C2C" w:rsidR="0057371E" w:rsidRPr="0057371E" w:rsidRDefault="0057371E" w:rsidP="000E351B">
      <w:pPr>
        <w:spacing w:line="480" w:lineRule="auto"/>
        <w:jc w:val="both"/>
        <w:rPr>
          <w:b/>
          <w:i/>
        </w:rPr>
      </w:pPr>
      <w:r w:rsidRPr="000E351B">
        <w:rPr>
          <w:b/>
          <w:i/>
        </w:rPr>
        <w:t xml:space="preserve">Baseline model </w:t>
      </w:r>
      <w:r>
        <w:rPr>
          <w:b/>
          <w:i/>
        </w:rPr>
        <w:t>output</w:t>
      </w:r>
    </w:p>
    <w:p w14:paraId="62420D5E" w14:textId="10933FAC" w:rsidR="0057371E" w:rsidRDefault="0057371E" w:rsidP="0057371E">
      <w:pPr>
        <w:spacing w:line="480" w:lineRule="auto"/>
        <w:jc w:val="both"/>
      </w:pPr>
      <w:r>
        <w:t>In the baseline scenario, the overall TB disease incidence rate is projected to decline from 68.8/100,000population/year in 2025 to 48.3/100,000population/year in 2050 (Figure xxx, top left panel). Baseline mortality fell from 3.77/100,000population/year in 2025 to 2.09/100,000population/year in 2050 (</w:t>
      </w:r>
      <w:r w:rsidRPr="00B56466">
        <w:rPr>
          <w:highlight w:val="red"/>
        </w:rPr>
        <w:t xml:space="preserve">Fig </w:t>
      </w:r>
      <w:r>
        <w:rPr>
          <w:highlight w:val="red"/>
        </w:rPr>
        <w:t>xxx</w:t>
      </w:r>
      <w:proofErr w:type="gramStart"/>
      <w:r w:rsidRPr="00B56466">
        <w:rPr>
          <w:highlight w:val="red"/>
        </w:rPr>
        <w:t xml:space="preserve">) </w:t>
      </w:r>
      <w:r>
        <w:t>.</w:t>
      </w:r>
      <w:proofErr w:type="gramEnd"/>
    </w:p>
    <w:p w14:paraId="59FAC4F7" w14:textId="326963B1" w:rsidR="0057371E" w:rsidRDefault="000E351B" w:rsidP="000E351B">
      <w:pPr>
        <w:spacing w:line="480" w:lineRule="auto"/>
        <w:jc w:val="both"/>
      </w:pPr>
      <w:r>
        <w:t xml:space="preserve">Prevalence of </w:t>
      </w:r>
      <w:proofErr w:type="spellStart"/>
      <w:r w:rsidRPr="00B56466">
        <w:rPr>
          <w:i/>
        </w:rPr>
        <w:t>Mtb</w:t>
      </w:r>
      <w:proofErr w:type="spellEnd"/>
      <w:r>
        <w:t xml:space="preserve"> infection data </w:t>
      </w:r>
      <w:proofErr w:type="gramStart"/>
      <w:r>
        <w:t>were</w:t>
      </w:r>
      <w:proofErr w:type="gramEnd"/>
      <w:r>
        <w:t xml:space="preserve"> not available for calibration in the preliminary model, however this baseline output is presented in Figure XXX. It </w:t>
      </w:r>
      <w:commentRangeStart w:id="7"/>
      <w:r>
        <w:t>shows</w:t>
      </w:r>
      <w:commentRangeEnd w:id="7"/>
      <w:r w:rsidR="00B56466">
        <w:rPr>
          <w:rStyle w:val="CommentReference"/>
        </w:rPr>
        <w:commentReference w:id="7"/>
      </w:r>
      <w:r>
        <w:t xml:space="preserve"> </w:t>
      </w:r>
      <w:r w:rsidR="009334AC">
        <w:t>that prevalence of infection increased with age, ranging from 6% in children to 5</w:t>
      </w:r>
      <w:r w:rsidR="00AF1C52">
        <w:t xml:space="preserve">5% in older adults and </w:t>
      </w:r>
      <w:r w:rsidR="009334AC">
        <w:t>elderly</w:t>
      </w:r>
      <w:r w:rsidR="00AF1C52">
        <w:t xml:space="preserve"> (</w:t>
      </w:r>
      <w:r w:rsidR="00AF1C52">
        <w:sym w:font="Symbol" w:char="F0B3"/>
      </w:r>
      <w:r w:rsidR="00AF1C52">
        <w:t>55 years)</w:t>
      </w:r>
      <w:r w:rsidR="009334AC">
        <w:t xml:space="preserve"> in 2000. The overall modelled prevalence of infection declined from 28% in 2000 to 12% in 2050, and all age groups experienced large declines in infection prevalence during this period (6% to 0.2% in children, 29% to 4% in adults, 53% to 17% in older adults, and 57% to 32% in the elderly). The </w:t>
      </w:r>
      <w:r w:rsidR="009334AC">
        <w:lastRenderedPageBreak/>
        <w:t xml:space="preserve">decline in prevalence of infection appeared to begin later in the elderly age group, which may be a reflection of the age mixing assumptions of the model, because </w:t>
      </w:r>
      <w:commentRangeStart w:id="8"/>
      <w:proofErr w:type="spellStart"/>
      <w:r w:rsidR="009334AC">
        <w:t>xxxx</w:t>
      </w:r>
      <w:proofErr w:type="spellEnd"/>
      <w:r w:rsidR="009334AC">
        <w:t xml:space="preserve"> </w:t>
      </w:r>
      <w:commentRangeEnd w:id="8"/>
      <w:r w:rsidR="009334AC">
        <w:rPr>
          <w:rStyle w:val="CommentReference"/>
        </w:rPr>
        <w:commentReference w:id="8"/>
      </w:r>
    </w:p>
    <w:p w14:paraId="6FC1CFA1" w14:textId="2E9E1D98" w:rsidR="000E351B" w:rsidRDefault="009334AC" w:rsidP="000E351B">
      <w:pPr>
        <w:spacing w:line="480" w:lineRule="auto"/>
        <w:jc w:val="both"/>
      </w:pPr>
      <w:r>
        <w:t>T</w:t>
      </w:r>
      <w:r w:rsidR="000E351B">
        <w:t xml:space="preserve">he </w:t>
      </w:r>
      <w:r w:rsidR="00A35B9B">
        <w:t xml:space="preserve">modelled </w:t>
      </w:r>
      <w:r w:rsidR="000E351B">
        <w:t xml:space="preserve">baseline plots of the proportion of new incident </w:t>
      </w:r>
      <w:r>
        <w:t xml:space="preserve">TB disease </w:t>
      </w:r>
      <w:r w:rsidR="000E351B">
        <w:t xml:space="preserve">cases constituted by new infections versus reactivation disease are presented (Figure XXX). The majority of incident TB disease cases in the population below 55 years of age </w:t>
      </w:r>
      <w:r w:rsidR="00A35B9B">
        <w:t>have been</w:t>
      </w:r>
      <w:r w:rsidR="000E351B">
        <w:t xml:space="preserve"> consistently caused by new infections. Historically</w:t>
      </w:r>
      <w:r w:rsidR="00F33819">
        <w:t>,</w:t>
      </w:r>
      <w:r w:rsidR="000E351B">
        <w:t xml:space="preserve"> this was also the case in the population above this age; however, the model suggests that a switch </w:t>
      </w:r>
      <w:r w:rsidR="00F33819">
        <w:t xml:space="preserve">from new infections </w:t>
      </w:r>
      <w:r w:rsidR="000E351B">
        <w:t xml:space="preserve">towards reactivation disease occurred in the </w:t>
      </w:r>
      <w:r w:rsidR="00F33819">
        <w:t xml:space="preserve">elderly around the year 2000, and in older adults and the overall population in the last few years. </w:t>
      </w:r>
      <w:r w:rsidR="000E351B">
        <w:t>The model suggests that reactivation disease could constitute more than 80% of the elderly incident cases by 2050.</w:t>
      </w:r>
      <w:r w:rsidR="00F33819">
        <w:t xml:space="preserve"> </w:t>
      </w:r>
      <w:r w:rsidR="00A35B9B">
        <w:t xml:space="preserve">It is thought that </w:t>
      </w:r>
      <w:r w:rsidR="00AF1C52">
        <w:t xml:space="preserve">this switch may be caused by </w:t>
      </w:r>
      <w:r w:rsidR="00A35B9B">
        <w:t>scale up of existing control measures</w:t>
      </w:r>
      <w:r w:rsidR="00AF1C52">
        <w:t xml:space="preserve"> over the last few decades, as control efforts</w:t>
      </w:r>
      <w:r w:rsidR="00A35B9B">
        <w:t xml:space="preserve"> may </w:t>
      </w:r>
      <w:r w:rsidR="00AF1C52">
        <w:t xml:space="preserve">have decreased TB transmission enough to shift </w:t>
      </w:r>
      <w:r w:rsidR="00A35B9B">
        <w:t xml:space="preserve">the epidemic from </w:t>
      </w:r>
      <w:r w:rsidR="00AF1C52">
        <w:t xml:space="preserve">an </w:t>
      </w:r>
      <w:r w:rsidR="00A35B9B">
        <w:t>‘</w:t>
      </w:r>
      <w:proofErr w:type="spellStart"/>
      <w:r w:rsidR="00A35B9B">
        <w:t>ongoing</w:t>
      </w:r>
      <w:proofErr w:type="spellEnd"/>
      <w:r w:rsidR="00A35B9B">
        <w:t xml:space="preserve"> transmission-driven’ (new infections) to </w:t>
      </w:r>
      <w:r w:rsidR="00AF1C52">
        <w:t>a ‘reactivation-driven’ epidemic consisting mostly of reactivation of old infections, indicating a potentially waning epidemic.</w:t>
      </w:r>
    </w:p>
    <w:p w14:paraId="3E71357F" w14:textId="1022526C" w:rsidR="000E351B" w:rsidRDefault="000E351B" w:rsidP="000E351B">
      <w:pPr>
        <w:spacing w:line="480" w:lineRule="auto"/>
        <w:jc w:val="both"/>
      </w:pPr>
      <w:r>
        <w:t>PAFs</w:t>
      </w:r>
      <w:r w:rsidR="00AF1C52">
        <w:t xml:space="preserve"> estimated from the model</w:t>
      </w:r>
      <w:r>
        <w:t xml:space="preserve"> </w:t>
      </w:r>
      <w:r w:rsidRPr="0057371E">
        <w:t>suggest that in 1970 20-64</w:t>
      </w:r>
      <w:r w:rsidR="00AF1C52" w:rsidRPr="0057371E">
        <w:t xml:space="preserve"> year olds</w:t>
      </w:r>
      <w:r w:rsidRPr="0057371E">
        <w:t xml:space="preserve"> and </w:t>
      </w:r>
      <w:r w:rsidR="00AF1C52" w:rsidRPr="0057371E">
        <w:sym w:font="Symbol" w:char="F0B3"/>
      </w:r>
      <w:r w:rsidRPr="0057371E">
        <w:t xml:space="preserve">65 year olds were responsible for 54% and 37% of new </w:t>
      </w:r>
      <w:proofErr w:type="spellStart"/>
      <w:r w:rsidRPr="0057371E">
        <w:rPr>
          <w:i/>
        </w:rPr>
        <w:t>Mtb</w:t>
      </w:r>
      <w:proofErr w:type="spellEnd"/>
      <w:r w:rsidRPr="0057371E">
        <w:t xml:space="preserve"> infections, respectively. By 2020 the PAFs for </w:t>
      </w:r>
      <w:r w:rsidR="00AF1C52" w:rsidRPr="0057371E">
        <w:t xml:space="preserve">20-64 year olds and </w:t>
      </w:r>
      <w:r w:rsidR="00AF1C52" w:rsidRPr="0057371E">
        <w:sym w:font="Symbol" w:char="F0B3"/>
      </w:r>
      <w:r w:rsidR="00AF1C52" w:rsidRPr="0057371E">
        <w:t>65 year olds</w:t>
      </w:r>
      <w:r w:rsidRPr="0057371E">
        <w:t xml:space="preserve"> had changed to </w:t>
      </w:r>
      <w:r w:rsidR="00AF1C52" w:rsidRPr="0057371E">
        <w:t>33%</w:t>
      </w:r>
      <w:r w:rsidRPr="0057371E">
        <w:t xml:space="preserve"> and </w:t>
      </w:r>
      <w:r w:rsidR="00AF1C52" w:rsidRPr="0057371E">
        <w:t>66%</w:t>
      </w:r>
      <w:r w:rsidRPr="0057371E">
        <w:t>, respectively</w:t>
      </w:r>
      <w:r w:rsidR="00AF1C52" w:rsidRPr="0057371E">
        <w:t xml:space="preserve"> </w:t>
      </w:r>
      <w:r w:rsidRPr="0057371E">
        <w:t xml:space="preserve">(Table 1). </w:t>
      </w:r>
      <w:r w:rsidR="00AF1C52">
        <w:t>Therefore</w:t>
      </w:r>
      <w:r w:rsidR="0057371E">
        <w:t>,</w:t>
      </w:r>
      <w:r w:rsidR="00AF1C52">
        <w:t xml:space="preserve"> the model suggests that </w:t>
      </w:r>
      <w:r w:rsidR="0057371E">
        <w:t xml:space="preserve">proportionally </w:t>
      </w:r>
      <w:r w:rsidR="00AF1C52">
        <w:t xml:space="preserve">new infections </w:t>
      </w:r>
      <w:r w:rsidR="0057371E">
        <w:t>will be</w:t>
      </w:r>
      <w:r w:rsidR="00AF1C52">
        <w:t xml:space="preserve"> increasingly transmit</w:t>
      </w:r>
      <w:r w:rsidR="0057371E">
        <w:t>ted from the elderly population;</w:t>
      </w:r>
      <w:r w:rsidR="00AF1C52">
        <w:t xml:space="preserve"> </w:t>
      </w:r>
      <w:r w:rsidR="0057371E">
        <w:t>which, given the modelled increase in reactivation disease in the elderly, supports</w:t>
      </w:r>
      <w:r w:rsidR="00AF1C52">
        <w:t xml:space="preserve"> the </w:t>
      </w:r>
      <w:r w:rsidR="0057371E">
        <w:t>notion</w:t>
      </w:r>
      <w:r w:rsidR="00AF1C52">
        <w:t xml:space="preserve"> of a shift from an </w:t>
      </w:r>
      <w:proofErr w:type="spellStart"/>
      <w:r w:rsidR="00AF1C52">
        <w:t>ongoing</w:t>
      </w:r>
      <w:proofErr w:type="spellEnd"/>
      <w:r w:rsidR="00AF1C52">
        <w:t xml:space="preserve">-transmission to </w:t>
      </w:r>
      <w:r w:rsidR="0057371E">
        <w:t xml:space="preserve">a </w:t>
      </w:r>
      <w:r w:rsidR="00AF1C52">
        <w:t xml:space="preserve">reactivation </w:t>
      </w:r>
      <w:r w:rsidR="0057371E">
        <w:t>epidemic.</w:t>
      </w:r>
    </w:p>
    <w:p w14:paraId="0FC0B9E7" w14:textId="77777777" w:rsidR="0057371E" w:rsidRDefault="0057371E" w:rsidP="000E351B">
      <w:pPr>
        <w:spacing w:line="480" w:lineRule="auto"/>
        <w:jc w:val="both"/>
      </w:pPr>
    </w:p>
    <w:p w14:paraId="181E2095" w14:textId="77777777" w:rsidR="000E351B" w:rsidRPr="004901C8" w:rsidRDefault="000E351B" w:rsidP="000E351B">
      <w:pPr>
        <w:pStyle w:val="Caption"/>
        <w:sectPr w:rsidR="000E351B" w:rsidRPr="004901C8" w:rsidSect="00C66114">
          <w:pgSz w:w="11906" w:h="16838"/>
          <w:pgMar w:top="1440" w:right="1440" w:bottom="1440" w:left="1440" w:header="708" w:footer="708" w:gutter="0"/>
          <w:cols w:space="708"/>
          <w:docGrid w:linePitch="360"/>
        </w:sectPr>
      </w:pPr>
    </w:p>
    <w:p w14:paraId="56D4A6A1" w14:textId="77777777" w:rsidR="000E351B" w:rsidRPr="000E351B" w:rsidRDefault="000E351B" w:rsidP="000E351B">
      <w:pPr>
        <w:spacing w:line="480" w:lineRule="auto"/>
        <w:jc w:val="both"/>
        <w:rPr>
          <w:b/>
          <w:i/>
        </w:rPr>
      </w:pPr>
      <w:r w:rsidRPr="000E351B">
        <w:rPr>
          <w:b/>
          <w:i/>
        </w:rPr>
        <w:lastRenderedPageBreak/>
        <w:t xml:space="preserve">Epidemiological Impact of TB vaccines </w:t>
      </w:r>
    </w:p>
    <w:p w14:paraId="370958AA" w14:textId="77777777" w:rsidR="000E351B" w:rsidRPr="000E351B" w:rsidRDefault="000E351B" w:rsidP="000E351B">
      <w:pPr>
        <w:spacing w:line="480" w:lineRule="auto"/>
        <w:jc w:val="both"/>
        <w:rPr>
          <w:i/>
        </w:rPr>
      </w:pPr>
      <w:r w:rsidRPr="000E351B">
        <w:rPr>
          <w:i/>
        </w:rPr>
        <w:t xml:space="preserve">Vaccine Impact on TB Incidence and Mortality </w:t>
      </w:r>
    </w:p>
    <w:p w14:paraId="0F63F5CD" w14:textId="708876A1" w:rsidR="00A351BA" w:rsidRDefault="0057371E" w:rsidP="000E351B">
      <w:pPr>
        <w:spacing w:line="480" w:lineRule="auto"/>
        <w:jc w:val="both"/>
      </w:pPr>
      <w:r>
        <w:t>The</w:t>
      </w:r>
      <w:r w:rsidR="000E351B">
        <w:t xml:space="preserve"> vaccine profile</w:t>
      </w:r>
      <w:r>
        <w:t>s explored</w:t>
      </w:r>
      <w:r w:rsidR="000E351B">
        <w:t xml:space="preserve"> reduced the incidence rate </w:t>
      </w:r>
      <w:r>
        <w:t xml:space="preserve">from a baseline of 48.3/100,000population/year </w:t>
      </w:r>
      <w:r w:rsidR="000E351B">
        <w:t>to</w:t>
      </w:r>
      <w:r w:rsidR="00486070">
        <w:t xml:space="preserve"> ranging from</w:t>
      </w:r>
      <w:r w:rsidR="000E351B">
        <w:t xml:space="preserve"> 37.9</w:t>
      </w:r>
      <w:r w:rsidR="00486070">
        <w:t>-47.7</w:t>
      </w:r>
      <w:r w:rsidR="000E351B">
        <w:t xml:space="preserve">/100,000population/year in 2050, equivalent to </w:t>
      </w:r>
      <w:r w:rsidR="00486070">
        <w:t xml:space="preserve">161,000 - </w:t>
      </w:r>
      <w:r w:rsidR="000E351B">
        <w:t xml:space="preserve">2,978,349 </w:t>
      </w:r>
      <w:r w:rsidR="005E7F41">
        <w:t xml:space="preserve">TB disease </w:t>
      </w:r>
      <w:r w:rsidR="000E351B">
        <w:t xml:space="preserve">cases averted over the 2025-2050 period (Table </w:t>
      </w:r>
      <w:r w:rsidR="005E7F41">
        <w:t>xxx</w:t>
      </w:r>
      <w:r w:rsidR="000E351B">
        <w:t xml:space="preserve">). </w:t>
      </w:r>
      <w:r>
        <w:t>T</w:t>
      </w:r>
      <w:r w:rsidR="000E351B">
        <w:t xml:space="preserve">he </w:t>
      </w:r>
      <w:r>
        <w:t xml:space="preserve">same </w:t>
      </w:r>
      <w:r w:rsidR="005E7F41">
        <w:t xml:space="preserve">vaccine </w:t>
      </w:r>
      <w:r>
        <w:t>profile</w:t>
      </w:r>
      <w:r w:rsidR="00486070">
        <w:t>s</w:t>
      </w:r>
      <w:r>
        <w:t xml:space="preserve"> reduced</w:t>
      </w:r>
      <w:r w:rsidR="000E351B">
        <w:t xml:space="preserve"> mortality </w:t>
      </w:r>
      <w:r>
        <w:t>from</w:t>
      </w:r>
      <w:r w:rsidR="00486070">
        <w:t xml:space="preserve"> a baseline of</w:t>
      </w:r>
      <w:r>
        <w:t xml:space="preserve"> 2.09/100,000population/year </w:t>
      </w:r>
      <w:r w:rsidR="000E351B">
        <w:t>to 1.63</w:t>
      </w:r>
      <w:r w:rsidR="00486070">
        <w:t>-2.07</w:t>
      </w:r>
      <w:r w:rsidR="000E351B">
        <w:t>/100,000population/year</w:t>
      </w:r>
      <w:r w:rsidR="00486070">
        <w:t>,</w:t>
      </w:r>
      <w:r w:rsidR="000E351B">
        <w:t xml:space="preserve"> </w:t>
      </w:r>
      <w:r w:rsidR="00486070">
        <w:t>avoiding</w:t>
      </w:r>
      <w:r w:rsidR="000E351B">
        <w:t xml:space="preserve"> </w:t>
      </w:r>
      <w:r w:rsidR="00486070">
        <w:t xml:space="preserve">6,000 - </w:t>
      </w:r>
      <w:r w:rsidR="000E351B">
        <w:t>112,057 deaths from 2025-2050.</w:t>
      </w:r>
      <w:r w:rsidR="00A351BA">
        <w:t xml:space="preserve">  </w:t>
      </w:r>
      <w:r w:rsidR="00486070">
        <w:t>Both incidence and mortality were reduced by 1.2% to 22%, depending on vaccine profile explored. In each scenario, the lowest impact was delivered by a pre-exposure vaccine with 40% VE and 30% coverage, and the highest impact achieved by a post-exposure vaccine with 80% VE and 70% coverage.</w:t>
      </w:r>
    </w:p>
    <w:p w14:paraId="26D5496F" w14:textId="3438FA52" w:rsidR="00284392" w:rsidRDefault="00645BFA" w:rsidP="000E351B">
      <w:pPr>
        <w:spacing w:line="480" w:lineRule="auto"/>
        <w:jc w:val="both"/>
      </w:pPr>
      <w:r>
        <w:t>Considering the impact in older adults (55-64 year olds) demonstrates more clearly the direct vaccine effect</w:t>
      </w:r>
      <w:r w:rsidR="00BB1EB5">
        <w:t>s</w:t>
      </w:r>
      <w:r>
        <w:t xml:space="preserve"> (in addition to indirect effects). The vaccines explored reduced TB disease incidence rates by 4.1%-48.6% and TB mortality rates by 3.5%-43.1% in older adults (Table xxx). Indicating a large direct impact of the vaccines in this age group.</w:t>
      </w:r>
      <w:r w:rsidR="00284392">
        <w:t xml:space="preserve"> </w:t>
      </w:r>
      <w:r>
        <w:t xml:space="preserve">The reduction in TB incidence and mortality rates in </w:t>
      </w:r>
      <w:r w:rsidR="003B77A2">
        <w:t>children (0-14 years) and adults (15-54 years)</w:t>
      </w:r>
      <w:r>
        <w:t xml:space="preserve"> </w:t>
      </w:r>
      <w:r w:rsidR="00284392">
        <w:t>are</w:t>
      </w:r>
      <w:r>
        <w:t xml:space="preserve"> relatively similar</w:t>
      </w:r>
      <w:r w:rsidR="00284392">
        <w:t xml:space="preserve"> to one another</w:t>
      </w:r>
      <w:r>
        <w:t xml:space="preserve"> (Figures </w:t>
      </w:r>
      <w:commentRangeStart w:id="9"/>
      <w:r>
        <w:t>xx-xx</w:t>
      </w:r>
      <w:commentRangeEnd w:id="9"/>
      <w:r w:rsidR="00BB1EB5">
        <w:rPr>
          <w:rStyle w:val="CommentReference"/>
        </w:rPr>
        <w:commentReference w:id="9"/>
      </w:r>
      <w:r>
        <w:t xml:space="preserve">), demonstrating similar indirect effects </w:t>
      </w:r>
      <w:r w:rsidR="00284392">
        <w:t xml:space="preserve">of the vaccine </w:t>
      </w:r>
      <w:r>
        <w:t xml:space="preserve">on </w:t>
      </w:r>
      <w:proofErr w:type="spellStart"/>
      <w:r w:rsidR="003B77A2" w:rsidRPr="003B77A2">
        <w:rPr>
          <w:i/>
        </w:rPr>
        <w:t>Mtb</w:t>
      </w:r>
      <w:proofErr w:type="spellEnd"/>
      <w:r w:rsidR="003B77A2">
        <w:t xml:space="preserve"> </w:t>
      </w:r>
      <w:r>
        <w:t>transmission</w:t>
      </w:r>
      <w:r w:rsidR="00BB1EB5">
        <w:t xml:space="preserve"> </w:t>
      </w:r>
      <w:r w:rsidR="003B77A2">
        <w:t>to</w:t>
      </w:r>
      <w:r w:rsidR="00BB1EB5">
        <w:t xml:space="preserve"> these other age groups</w:t>
      </w:r>
      <w:r w:rsidR="003B77A2">
        <w:t xml:space="preserve"> due to similar contact patterns and the majority of cases in both groups being due to new infections (figure </w:t>
      </w:r>
      <w:commentRangeStart w:id="10"/>
      <w:r w:rsidR="003B77A2">
        <w:t>xxx</w:t>
      </w:r>
      <w:commentRangeEnd w:id="10"/>
      <w:r w:rsidR="003B77A2">
        <w:rPr>
          <w:rStyle w:val="CommentReference"/>
        </w:rPr>
        <w:commentReference w:id="10"/>
      </w:r>
      <w:r w:rsidR="003B77A2">
        <w:t>)</w:t>
      </w:r>
      <w:r>
        <w:t>. In many of the scenarios, children experience a marginally greater indirect effect, likely explained by the high levels of contact between the vaccinated population and the youngest age groups (0-19years)</w:t>
      </w:r>
      <w:r w:rsidR="003B77A2">
        <w:t xml:space="preserve"> and the very high proportion of cases in children (0-14 years) attributable to new transmission (&gt;90%)</w:t>
      </w:r>
      <w:r>
        <w:t xml:space="preserve"> </w:t>
      </w:r>
      <w:proofErr w:type="gramStart"/>
      <w:r>
        <w:t>(Figure xxx).</w:t>
      </w:r>
      <w:proofErr w:type="gramEnd"/>
      <w:r>
        <w:t xml:space="preserve"> </w:t>
      </w:r>
      <w:r w:rsidR="00284392">
        <w:t>Vaccine</w:t>
      </w:r>
      <w:r>
        <w:t xml:space="preserve"> </w:t>
      </w:r>
      <w:r w:rsidR="00284392">
        <w:t>impact is marginally lower in the elderly than the other age groups. The protection observed is likely mostly caused by direct vaccine efficacy in those remaining immunised, since given the majority of cases are reactivation disease</w:t>
      </w:r>
      <w:r w:rsidR="003B77A2">
        <w:t xml:space="preserve"> in the elderly</w:t>
      </w:r>
      <w:r w:rsidR="00284392">
        <w:t xml:space="preserve"> (see figure xxx) there will be limited indirect effects of the vaccination programme in this age group.</w:t>
      </w:r>
    </w:p>
    <w:p w14:paraId="3A9D747C" w14:textId="08E7F542" w:rsidR="00BB1EB5" w:rsidRDefault="00EF3ECA" w:rsidP="00BB1EB5">
      <w:pPr>
        <w:spacing w:line="480" w:lineRule="auto"/>
        <w:jc w:val="both"/>
      </w:pPr>
      <w:r>
        <w:t xml:space="preserve">To provide a comparison between equivalent profiles, the population-level impact that can be expected with 70% coverage of an 80% effective pre-infection or post-infection vaccine is 5.2% </w:t>
      </w:r>
      <w:r>
        <w:lastRenderedPageBreak/>
        <w:t xml:space="preserve">reduction in incidence rate and 5.1% in mortality rate compared to baseline in 2050 for pre-infection vaccines, and a 21.5% reduction in incidence rate and 22.3% in mortality rate in the equivalent post-exposure vaccine. The equivalent figures specifically for the older adults </w:t>
      </w:r>
      <w:r w:rsidR="003B77A2">
        <w:t xml:space="preserve">directly </w:t>
      </w:r>
      <w:r>
        <w:t xml:space="preserve">targeted by the vaccination programme were 18% and 16% for the pre-exposure vaccine, and 49% and 43% for the post-exposure vaccine (Table xxx). </w:t>
      </w:r>
      <w:r w:rsidR="00284392">
        <w:t>P</w:t>
      </w:r>
      <w:r w:rsidR="000E351B">
        <w:t xml:space="preserve">revalence of latent infection </w:t>
      </w:r>
      <w:r w:rsidR="00284392">
        <w:t>was</w:t>
      </w:r>
      <w:r w:rsidR="000E351B">
        <w:t xml:space="preserve"> relatively high in the </w:t>
      </w:r>
      <w:r w:rsidR="00284392">
        <w:t>older adult (</w:t>
      </w:r>
      <w:commentRangeStart w:id="11"/>
      <w:commentRangeStart w:id="12"/>
      <w:r w:rsidR="000E351B">
        <w:t>55-64 years</w:t>
      </w:r>
      <w:r w:rsidR="00284392">
        <w:t>)</w:t>
      </w:r>
      <w:r w:rsidR="000E351B">
        <w:t xml:space="preserve"> age group</w:t>
      </w:r>
      <w:r w:rsidR="00284392">
        <w:t xml:space="preserve"> to </w:t>
      </w:r>
      <w:r>
        <w:t>whom the vaccine programme was targeted</w:t>
      </w:r>
      <w:r w:rsidR="000E351B">
        <w:t xml:space="preserve"> (40.7% in 2025, Figure 5)</w:t>
      </w:r>
      <w:commentRangeEnd w:id="11"/>
      <w:r w:rsidR="000E351B">
        <w:rPr>
          <w:rStyle w:val="CommentReference"/>
        </w:rPr>
        <w:commentReference w:id="11"/>
      </w:r>
      <w:commentRangeEnd w:id="12"/>
      <w:r w:rsidR="00284392">
        <w:rPr>
          <w:rStyle w:val="CommentReference"/>
        </w:rPr>
        <w:commentReference w:id="12"/>
      </w:r>
      <w:r w:rsidR="000E351B">
        <w:t>, therefore pre-infection vaccine impact is limited by the proportion of the population already/previously infected and therefore unable to benefit from a pre-infection vaccine.</w:t>
      </w:r>
      <w:r w:rsidR="00BB1EB5">
        <w:t xml:space="preserve"> </w:t>
      </w:r>
    </w:p>
    <w:p w14:paraId="35D9E01A" w14:textId="77777777" w:rsidR="000E351B" w:rsidRPr="009344D5" w:rsidRDefault="000E351B" w:rsidP="000E351B"/>
    <w:p w14:paraId="027709C9" w14:textId="77777777" w:rsidR="000E351B" w:rsidRPr="000E351B" w:rsidRDefault="000E351B" w:rsidP="000E351B">
      <w:pPr>
        <w:spacing w:line="480" w:lineRule="auto"/>
        <w:jc w:val="both"/>
        <w:rPr>
          <w:i/>
        </w:rPr>
      </w:pPr>
      <w:commentRangeStart w:id="13"/>
      <w:r w:rsidRPr="000E351B">
        <w:rPr>
          <w:i/>
        </w:rPr>
        <w:t>Number Needed to Vaccinate</w:t>
      </w:r>
    </w:p>
    <w:p w14:paraId="2BBF0A4F" w14:textId="5EEB4886" w:rsidR="000E351B" w:rsidRDefault="000E351B" w:rsidP="000E351B">
      <w:pPr>
        <w:spacing w:line="480" w:lineRule="auto"/>
        <w:jc w:val="both"/>
      </w:pPr>
      <w:r>
        <w:t xml:space="preserve">The number needed to vaccinate (NNV) per case averted ranges from 579-1167 for pre-infection vaccines and 130-261 for the post-infection profiles (Table XXX). Assuming that </w:t>
      </w:r>
      <w:r w:rsidR="00CF3502">
        <w:t xml:space="preserve">the </w:t>
      </w:r>
      <w:r>
        <w:t xml:space="preserve">unit cost of vaccine </w:t>
      </w:r>
      <w:r>
        <w:lastRenderedPageBreak/>
        <w:t>and delivery is the same for both vaccine types, the cost per case averted could be 4-5 times higher for a pre-infection vaccine than the equivalent post-exposure profile.</w:t>
      </w:r>
    </w:p>
    <w:p w14:paraId="5AFB4B92" w14:textId="77777777" w:rsidR="000E351B" w:rsidRDefault="000E351B" w:rsidP="000E351B">
      <w:pPr>
        <w:spacing w:line="480" w:lineRule="auto"/>
        <w:jc w:val="both"/>
      </w:pPr>
      <w:commentRangeStart w:id="14"/>
      <w:r w:rsidRPr="00102E14">
        <w:t>Depending on vaccine type, the NNV per case avoided is 31-40% lower when considering overall cases avoided compared to considering those avoided in the elderly population alone</w:t>
      </w:r>
      <w:commentRangeEnd w:id="14"/>
      <w:r>
        <w:rPr>
          <w:rStyle w:val="CommentReference"/>
        </w:rPr>
        <w:commentReference w:id="14"/>
      </w:r>
      <w:bookmarkStart w:id="15" w:name="_GoBack"/>
      <w:bookmarkEnd w:id="15"/>
      <w:r>
        <w:t>, demonstrating that the vaccine has an indirect effect on the unvaccinated population by impacting transmission.</w:t>
      </w:r>
    </w:p>
    <w:p w14:paraId="758F0CD5" w14:textId="77777777" w:rsidR="000E351B" w:rsidRDefault="000E351B" w:rsidP="000E351B">
      <w:pPr>
        <w:spacing w:line="480" w:lineRule="auto"/>
        <w:jc w:val="both"/>
      </w:pPr>
      <w:r>
        <w:t xml:space="preserve">The number needed to vaccinate per death avoided is, as expected, much higher than the NNV per case avoided. The NNV per death averted for a pre-exposure vaccine ranges from 16083-32409, and for a post-exposure vaccine ranges from 3430-6910. </w:t>
      </w:r>
    </w:p>
    <w:p w14:paraId="0BEC3DB2" w14:textId="77777777" w:rsidR="000E351B" w:rsidRDefault="000E351B" w:rsidP="000E351B">
      <w:pPr>
        <w:spacing w:line="480" w:lineRule="auto"/>
        <w:jc w:val="both"/>
      </w:pPr>
      <w:r>
        <w:t xml:space="preserve">For NNV for both cases and deaths averted is marginally higher with a coverage rate of 70% as opposed to 30%. As the incidence rates are consistently lower in the scenario with higher coverage, this outcome was somewhat unexpected. The NNV is dependent upon the timeframe of the study, and it is thought that this slightly unusual result may be a result of the </w:t>
      </w:r>
      <w:commentRangeStart w:id="16"/>
      <w:r>
        <w:t xml:space="preserve">extended duration over which </w:t>
      </w:r>
      <w:commentRangeEnd w:id="16"/>
      <w:r>
        <w:rPr>
          <w:rStyle w:val="CommentReference"/>
        </w:rPr>
        <w:commentReference w:id="16"/>
      </w:r>
      <w:r>
        <w:t>the NNV is evaluated. It is possible that the NNV is indeed lower with 70% coverage to begin with, but with the greater reduction in incidence that this coverage would provide, the NNV becomes higher as incidence rates drop. This will be explored further during the second phase of model development.</w:t>
      </w:r>
    </w:p>
    <w:commentRangeEnd w:id="13"/>
    <w:p w14:paraId="010781F3" w14:textId="77777777" w:rsidR="000E351B" w:rsidRDefault="004A4BF5" w:rsidP="000E351B">
      <w:pPr>
        <w:spacing w:line="480" w:lineRule="auto"/>
        <w:jc w:val="center"/>
      </w:pPr>
      <w:r>
        <w:rPr>
          <w:rStyle w:val="CommentReference"/>
        </w:rPr>
        <w:commentReference w:id="13"/>
      </w:r>
    </w:p>
    <w:p w14:paraId="1811082B" w14:textId="77777777" w:rsidR="000E351B" w:rsidRDefault="000E351B" w:rsidP="000E351B">
      <w:pPr>
        <w:spacing w:line="480" w:lineRule="auto"/>
        <w:jc w:val="center"/>
      </w:pPr>
    </w:p>
    <w:p w14:paraId="607318A3" w14:textId="77777777" w:rsidR="000E351B" w:rsidRDefault="000E351B" w:rsidP="000E351B">
      <w:pPr>
        <w:pStyle w:val="ListParagraph"/>
        <w:numPr>
          <w:ilvl w:val="0"/>
          <w:numId w:val="28"/>
        </w:numPr>
        <w:spacing w:line="480" w:lineRule="auto"/>
        <w:jc w:val="center"/>
      </w:pPr>
    </w:p>
    <w:p w14:paraId="1043BC0E" w14:textId="04E45615" w:rsidR="00946449" w:rsidRPr="00725141" w:rsidRDefault="000E351B" w:rsidP="00725141">
      <w:pPr>
        <w:pStyle w:val="ListParagraph"/>
        <w:numPr>
          <w:ilvl w:val="0"/>
          <w:numId w:val="28"/>
        </w:numPr>
        <w:rPr>
          <w:b/>
          <w:i/>
        </w:rPr>
      </w:pPr>
      <w:r w:rsidRPr="000E351B">
        <w:rPr>
          <w:b/>
          <w:i/>
        </w:rPr>
        <w:br w:type="page"/>
      </w:r>
    </w:p>
    <w:p w14:paraId="1773B23D" w14:textId="46C71ADA" w:rsidR="005E7F41" w:rsidRPr="00725141" w:rsidRDefault="007C21A8" w:rsidP="00AA3B39">
      <w:pPr>
        <w:spacing w:line="480" w:lineRule="auto"/>
        <w:jc w:val="both"/>
        <w:rPr>
          <w:b/>
          <w:i/>
        </w:rPr>
      </w:pPr>
      <w:commentRangeStart w:id="17"/>
      <w:commentRangeStart w:id="18"/>
      <w:r>
        <w:rPr>
          <w:b/>
          <w:i/>
        </w:rPr>
        <w:lastRenderedPageBreak/>
        <w:t>DISCUSSION</w:t>
      </w:r>
      <w:commentRangeEnd w:id="17"/>
      <w:r w:rsidR="0087147A">
        <w:rPr>
          <w:rStyle w:val="CommentReference"/>
        </w:rPr>
        <w:commentReference w:id="17"/>
      </w:r>
      <w:commentRangeEnd w:id="18"/>
      <w:r w:rsidR="005E7F41">
        <w:rPr>
          <w:rStyle w:val="CommentReference"/>
        </w:rPr>
        <w:commentReference w:id="18"/>
      </w:r>
    </w:p>
    <w:p w14:paraId="079B2ADB" w14:textId="66C7BA4B" w:rsidR="00AA2365" w:rsidRDefault="00E71AEE" w:rsidP="00AA3B39">
      <w:pPr>
        <w:spacing w:line="480" w:lineRule="auto"/>
        <w:jc w:val="both"/>
      </w:pPr>
      <w:r>
        <w:t xml:space="preserve">The preliminary results of the research presented here suggest that </w:t>
      </w:r>
      <w:proofErr w:type="gramStart"/>
      <w:r>
        <w:t>an ‘elderly’</w:t>
      </w:r>
      <w:proofErr w:type="gramEnd"/>
      <w:r>
        <w:t xml:space="preserve"> vaccine delivered to 55 year olds with 5%/year waning and 20 years maximum protection has the potential to </w:t>
      </w:r>
      <w:r w:rsidR="00AA2365">
        <w:t>provide an important contribution</w:t>
      </w:r>
      <w:r>
        <w:t xml:space="preserve"> to TB control in China. Given the ant</w:t>
      </w:r>
      <w:r w:rsidR="00435D8B">
        <w:t>icipated population ageing, the proportion of</w:t>
      </w:r>
      <w:r w:rsidR="00AA2365">
        <w:t xml:space="preserve"> total</w:t>
      </w:r>
      <w:r w:rsidR="00435D8B">
        <w:t xml:space="preserve"> TB cases contributed by the elderly population</w:t>
      </w:r>
      <w:r w:rsidR="00AA2365">
        <w:t xml:space="preserve"> is expected to rise. Recent success in programmes to reduce the force of infection through improved CDR and treatment has had a significant impact on prevalence of TB in China, yet TB incidence remains high thanks to the high rates of reactivation disease from latent infection. This predominance of reactivation disease by 2050 is attributed to the decreasing force of infection due to these programmes coupled with the increasing size of the elderly population who have experienced historical high forces of infection and are experiencing reactivation due to immune senescence. Therefore, elderly vaccines to help counteract the increasing importance of this population in the TB epidemiological picture could be an effective addition to existing control programmes.</w:t>
      </w:r>
    </w:p>
    <w:p w14:paraId="3350E44F" w14:textId="64203297" w:rsidR="00AA2365" w:rsidRDefault="00AA2365" w:rsidP="00AA3B39">
      <w:pPr>
        <w:spacing w:line="480" w:lineRule="auto"/>
        <w:jc w:val="both"/>
      </w:pPr>
      <w:r>
        <w:t>Post-</w:t>
      </w:r>
      <w:r w:rsidR="000E1D65">
        <w:t>infection</w:t>
      </w:r>
      <w:r>
        <w:t xml:space="preserve"> vaccines, particularly the higher vaccine efficacies and coverage, </w:t>
      </w:r>
      <w:r w:rsidR="007E126E">
        <w:t>were demonstrated to have the potential to reduce TB incidence and mortality rates by up to 21.5% and 22.3%, respectively. This reduction is through both direct vaccine effects on the vaccinated population, and indirect effects on the entire population due to reduction in force of infection by lowering the prevalence of disease in the vaccinated population.  The potential impact of pre-</w:t>
      </w:r>
      <w:r w:rsidR="000E1D65">
        <w:t>infection</w:t>
      </w:r>
      <w:r w:rsidR="007E126E">
        <w:t xml:space="preserve"> vaccines in the timeframe studied is considerably lower (up to 5.2% and 5.1% reduction in TB incidence and mortality rates, respectively). The pre-exposure vaccines were assumed to only provide effective protection in the never-infected population (“susceptibles”), therefore since </w:t>
      </w:r>
      <w:r w:rsidR="000E1D65">
        <w:t>40.7</w:t>
      </w:r>
      <w:r w:rsidR="007E126E">
        <w:t xml:space="preserve">% of the </w:t>
      </w:r>
      <w:r w:rsidR="000E1D65">
        <w:t xml:space="preserve">vaccine-eligible </w:t>
      </w:r>
      <w:r w:rsidR="007E126E">
        <w:t>populati</w:t>
      </w:r>
      <w:r w:rsidR="000E1D65">
        <w:t xml:space="preserve">on were latently infected in 2025, in addition to those who have recovered from TB disease, a large proportion of the vaccinated population are not effectively immunised. This explains the low impact of such a vaccine compared to the post-infection vaccine, which is effective in all </w:t>
      </w:r>
      <w:r w:rsidR="000E1D65">
        <w:lastRenderedPageBreak/>
        <w:t>populations except those with active disease. In estimating the number of vaccines delivered it was assumed that testing for latent infection would not be routinely conducted as part of the vaccination programme; therefore many vaccines would be delivered to latently infected or recovered populations, who would receive no benefit from a pre-infection vaccine, thus explaining the relatively high estimate of the number needed to vaccinate per case or death avoided with a pre-exposure vaccine. If a pre-</w:t>
      </w:r>
      <w:r w:rsidR="003303AE">
        <w:t>infection</w:t>
      </w:r>
      <w:r w:rsidR="000E1D65">
        <w:t xml:space="preserve"> vaccine were to </w:t>
      </w:r>
      <w:r w:rsidR="003303AE">
        <w:t>be developed, cost-effectiveness analyses would be required to assess the relative benefit of blanket vaccination versus targeted vaccination by testing for latent infection. However, results presented here indicate that a post-infection vaccine can provide the greatest impact in the vaccinated population and in the population overall, therefore development of a vaccine effective in all of never-infected, latently infected and previously infected populations would be prioritised for use in the elderly population in China.</w:t>
      </w:r>
    </w:p>
    <w:p w14:paraId="2EFE58AC" w14:textId="77777777" w:rsidR="00BA46F9" w:rsidRDefault="00C34938" w:rsidP="00AA3B39">
      <w:pPr>
        <w:spacing w:line="480" w:lineRule="auto"/>
        <w:jc w:val="both"/>
      </w:pPr>
      <w:r>
        <w:t>A post-exposure vaccine with 80% vaccine efficacy and 70% coverage is the highest impact vaccine profile, which reduced the incidence rate to 37.9/1</w:t>
      </w:r>
      <w:r w:rsidR="00BA46F9">
        <w:t xml:space="preserve">00,000population/year in 2050. From a public health perspective this would be an important decrease in the disease burden. However, </w:t>
      </w:r>
      <w:r>
        <w:t>such a strategy alone is not sufficient to meet the WHO 2050 goa</w:t>
      </w:r>
      <w:r w:rsidR="00BA46F9">
        <w:t xml:space="preserve">ls of reducing TB incidence to below one </w:t>
      </w:r>
      <w:r>
        <w:t>case per million population.</w:t>
      </w:r>
      <w:r w:rsidR="00BA46F9">
        <w:t xml:space="preserve"> Therefore, although a vaccine delivered to the ‘elderly’ could be an important element in the TB control programme for the long-term reduction in TB disease in China, with the vaccine profiles and coverages explored in this model it would need to be part of a package of interventions as opposed to being the sole solution to the TB burden in China. </w:t>
      </w:r>
    </w:p>
    <w:p w14:paraId="420C91C4" w14:textId="781ABA4E" w:rsidR="00C34938" w:rsidRDefault="00BA46F9" w:rsidP="00AA3B39">
      <w:pPr>
        <w:spacing w:line="480" w:lineRule="auto"/>
        <w:jc w:val="both"/>
      </w:pPr>
      <w:r>
        <w:t>Comparing these profiles to the TPPs currently in the pipeline, there are candidates that are hoped would provide the vaccine efficacies explored. However, the anticipated duration of protection and vaccine waning are currently unknowns, especially in the elderly given that, to the knowledge of the authors, none of the current vaccines have a TPP for elderly vaccination.</w:t>
      </w:r>
    </w:p>
    <w:p w14:paraId="3EB156A0" w14:textId="12BB5CB7" w:rsidR="002E4BF2" w:rsidRDefault="00BA46F9" w:rsidP="00AA3B39">
      <w:pPr>
        <w:spacing w:line="480" w:lineRule="auto"/>
        <w:jc w:val="both"/>
      </w:pPr>
      <w:r>
        <w:t xml:space="preserve">There are several limitations to this study, many of which will be </w:t>
      </w:r>
      <w:r w:rsidR="002E4BF2">
        <w:t>managed</w:t>
      </w:r>
      <w:r>
        <w:t xml:space="preserve"> in the </w:t>
      </w:r>
      <w:r w:rsidR="00D75659">
        <w:t>on-going</w:t>
      </w:r>
      <w:r>
        <w:t xml:space="preserve"> devel</w:t>
      </w:r>
      <w:r w:rsidR="002E4BF2">
        <w:t xml:space="preserve">opment of the model. These include the hand fitting to calibration data and some imprecision </w:t>
      </w:r>
      <w:r w:rsidR="002E4BF2">
        <w:lastRenderedPageBreak/>
        <w:t>in the mortality fit, which will be managed through Sobol sequencing and Approximate Bayesian Computation in the next iteration of the model. The uncertainty caused by projecting demographics and TB control measures in to the future will be estimated by including 1000 sets of natural history parameters generated by Sobol sequencing that fit the calibration targets.</w:t>
      </w:r>
    </w:p>
    <w:p w14:paraId="25DB6614" w14:textId="73DE3D0B" w:rsidR="002E4BF2" w:rsidRDefault="002E4BF2" w:rsidP="00AA3B39">
      <w:pPr>
        <w:spacing w:line="480" w:lineRule="auto"/>
        <w:jc w:val="both"/>
      </w:pPr>
      <w:r>
        <w:t xml:space="preserve">As discussed previously, the uniform application of case notification rate for the country to age-wise incidence estimates does not align with the model assumption of age-specific CDRs, therefore the model will be fitted to notification data rather than incidence. </w:t>
      </w:r>
      <w:r w:rsidR="00BA46F9">
        <w:t xml:space="preserve">The contact matrix employed, based on data from Read </w:t>
      </w:r>
      <w:r w:rsidR="00BA46F9" w:rsidRPr="003303AE">
        <w:rPr>
          <w:i/>
        </w:rPr>
        <w:t>et al</w:t>
      </w:r>
      <w:r w:rsidR="00BA46F9">
        <w:t xml:space="preserve">,. was assumed constant throughout the studied period. However, given the changing population structure, it could be expected that contact patterns may change over time.  Given that the elderly are representing an increasing proportion of the </w:t>
      </w:r>
      <w:r w:rsidR="0012595A">
        <w:t xml:space="preserve">total </w:t>
      </w:r>
      <w:r w:rsidR="00BA46F9">
        <w:t>population in China, it could be expected that the low levels of con</w:t>
      </w:r>
      <w:r>
        <w:t>tact from this population in the</w:t>
      </w:r>
      <w:r w:rsidR="00BA46F9">
        <w:t xml:space="preserve"> current contact matrix could be replaced with much higher levels of contact in the future. Therefore, in the continued development of this model, we will explore through sensitivity analyses the impact of changing contact matrices over time, including increased contact with the elderly population in the future.</w:t>
      </w:r>
      <w:r>
        <w:t xml:space="preserve"> </w:t>
      </w:r>
    </w:p>
    <w:p w14:paraId="440A2260" w14:textId="34885C39" w:rsidR="002E4BF2" w:rsidRDefault="002E4BF2" w:rsidP="00AA3B39">
      <w:pPr>
        <w:spacing w:line="480" w:lineRule="auto"/>
        <w:jc w:val="both"/>
      </w:pPr>
      <w:r>
        <w:t xml:space="preserve">The model assumes </w:t>
      </w:r>
      <w:r w:rsidR="00E03953">
        <w:t>homogenous TB epidemiology in China; however, this is known not to be the epidemiological reality. At this stage in vaccine development, the regional level of granularity is not required for decision making and is therefore not required from this model. However, once a vaccine is available, regional tailoring of this model could be valuable to inform evidence-based decision making at the regional level.</w:t>
      </w:r>
    </w:p>
    <w:p w14:paraId="0297236B" w14:textId="77777777" w:rsidR="00725B57" w:rsidRDefault="00E03953" w:rsidP="00AA3B39">
      <w:pPr>
        <w:spacing w:line="480" w:lineRule="auto"/>
        <w:jc w:val="both"/>
      </w:pPr>
      <w:r>
        <w:t>The preliminary results of this model developed to explore the impact of different vaccine profiles delivered as an ‘elderly’ strategy indicate that a pre-infection vaccine is likely to have limited direct and indirect impact on incidence and mortality rates, whereas a post-infection vaccine, especially a 60-80% vaccine with high coverage, could have an important impact on TB disease in China. Such a vaccine would not be suffi</w:t>
      </w:r>
      <w:r w:rsidR="00420CB4">
        <w:t>cient to replace existing contr</w:t>
      </w:r>
      <w:r>
        <w:t xml:space="preserve">ol programmes, but would be an important </w:t>
      </w:r>
      <w:r>
        <w:lastRenderedPageBreak/>
        <w:t>addition to the tool kit for TB control given the anticipated future demographic and epidemiological trends in China.</w:t>
      </w:r>
    </w:p>
    <w:p w14:paraId="46629DBC" w14:textId="77777777" w:rsidR="009334AC" w:rsidRDefault="009334AC" w:rsidP="00AA3B39">
      <w:pPr>
        <w:spacing w:line="480" w:lineRule="auto"/>
        <w:jc w:val="both"/>
        <w:sectPr w:rsidR="009334AC" w:rsidSect="006B11AF">
          <w:footerReference w:type="default" r:id="rId11"/>
          <w:pgSz w:w="11900" w:h="16840"/>
          <w:pgMar w:top="1440" w:right="1440" w:bottom="1440" w:left="1440" w:header="708" w:footer="708" w:gutter="0"/>
          <w:cols w:space="708"/>
          <w:docGrid w:linePitch="360"/>
        </w:sectPr>
      </w:pPr>
    </w:p>
    <w:p w14:paraId="7971B782" w14:textId="77777777" w:rsidR="00725B57" w:rsidRDefault="00725B57" w:rsidP="00725B57">
      <w:pPr>
        <w:spacing w:line="276" w:lineRule="auto"/>
        <w:jc w:val="both"/>
      </w:pPr>
      <w:r>
        <w:rPr>
          <w:rFonts w:ascii="Times" w:hAnsi="Times" w:cs="Times"/>
          <w:noProof/>
          <w:sz w:val="32"/>
          <w:szCs w:val="32"/>
          <w:lang w:val="en-US"/>
        </w:rPr>
        <w:lastRenderedPageBreak/>
        <w:drawing>
          <wp:inline distT="0" distB="0" distL="0" distR="0" wp14:anchorId="5B68AA4D" wp14:editId="595A44D5">
            <wp:extent cx="8801100" cy="4931881"/>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04555" cy="4933817"/>
                    </a:xfrm>
                    <a:prstGeom prst="rect">
                      <a:avLst/>
                    </a:prstGeom>
                    <a:noFill/>
                    <a:ln>
                      <a:noFill/>
                    </a:ln>
                  </pic:spPr>
                </pic:pic>
              </a:graphicData>
            </a:graphic>
          </wp:inline>
        </w:drawing>
      </w:r>
      <w:r>
        <w:rPr>
          <w:rStyle w:val="CommentReference"/>
        </w:rPr>
        <w:t xml:space="preserve"> </w:t>
      </w:r>
    </w:p>
    <w:p w14:paraId="1A99E666" w14:textId="77777777" w:rsidR="00725B57" w:rsidRDefault="00725B57" w:rsidP="00725B57">
      <w:pPr>
        <w:pStyle w:val="Caption"/>
      </w:pPr>
      <w:r w:rsidRPr="00DB45C9">
        <w:rPr>
          <w:rFonts w:asciiTheme="minorHAnsi" w:hAnsiTheme="minorHAnsi"/>
          <w:b w:val="0"/>
          <w:color w:val="auto"/>
        </w:rPr>
        <w:t xml:space="preserve">Figure </w:t>
      </w:r>
      <w:r w:rsidRPr="00DB45C9">
        <w:rPr>
          <w:rFonts w:asciiTheme="minorHAnsi" w:hAnsiTheme="minorHAnsi"/>
          <w:b w:val="0"/>
          <w:color w:val="auto"/>
        </w:rPr>
        <w:fldChar w:fldCharType="begin"/>
      </w:r>
      <w:r w:rsidRPr="00DB45C9">
        <w:rPr>
          <w:rFonts w:asciiTheme="minorHAnsi" w:hAnsiTheme="minorHAnsi"/>
          <w:b w:val="0"/>
          <w:color w:val="auto"/>
        </w:rPr>
        <w:instrText xml:space="preserve"> SEQ Figure \* ARABIC </w:instrText>
      </w:r>
      <w:r w:rsidRPr="00DB45C9">
        <w:rPr>
          <w:rFonts w:asciiTheme="minorHAnsi" w:hAnsiTheme="minorHAnsi"/>
          <w:b w:val="0"/>
          <w:color w:val="auto"/>
        </w:rPr>
        <w:fldChar w:fldCharType="separate"/>
      </w:r>
      <w:r>
        <w:rPr>
          <w:rFonts w:asciiTheme="minorHAnsi" w:hAnsiTheme="minorHAnsi"/>
          <w:b w:val="0"/>
          <w:noProof/>
          <w:color w:val="auto"/>
        </w:rPr>
        <w:t>1</w:t>
      </w:r>
      <w:r w:rsidRPr="00DB45C9">
        <w:rPr>
          <w:rFonts w:asciiTheme="minorHAnsi" w:hAnsiTheme="minorHAnsi"/>
          <w:b w:val="0"/>
          <w:color w:val="auto"/>
        </w:rPr>
        <w:fldChar w:fldCharType="end"/>
      </w:r>
      <w:r w:rsidRPr="00DB45C9">
        <w:rPr>
          <w:rFonts w:asciiTheme="minorHAnsi" w:hAnsiTheme="minorHAnsi"/>
          <w:b w:val="0"/>
          <w:color w:val="auto"/>
        </w:rPr>
        <w:t xml:space="preserve">: </w:t>
      </w:r>
      <w:r>
        <w:rPr>
          <w:rFonts w:asciiTheme="minorHAnsi" w:hAnsiTheme="minorHAnsi" w:cs="Arial"/>
          <w:b w:val="0"/>
          <w:color w:val="auto"/>
        </w:rPr>
        <w:t xml:space="preserve">Modelled </w:t>
      </w:r>
      <w:r>
        <w:rPr>
          <w:rFonts w:asciiTheme="minorHAnsi" w:hAnsiTheme="minorHAnsi"/>
          <w:b w:val="0"/>
          <w:color w:val="auto"/>
        </w:rPr>
        <w:t>China p</w:t>
      </w:r>
      <w:r w:rsidRPr="00DB45C9">
        <w:rPr>
          <w:rFonts w:asciiTheme="minorHAnsi" w:hAnsiTheme="minorHAnsi"/>
          <w:b w:val="0"/>
          <w:color w:val="auto"/>
        </w:rPr>
        <w:t xml:space="preserve">opulation size calibration </w:t>
      </w:r>
      <w:r>
        <w:rPr>
          <w:rFonts w:asciiTheme="minorHAnsi" w:hAnsiTheme="minorHAnsi"/>
          <w:b w:val="0"/>
          <w:color w:val="auto"/>
        </w:rPr>
        <w:t xml:space="preserve">2010-2050 for </w:t>
      </w:r>
      <w:r w:rsidRPr="00DB45C9">
        <w:rPr>
          <w:rFonts w:asciiTheme="minorHAnsi" w:hAnsiTheme="minorHAnsi"/>
          <w:b w:val="0"/>
          <w:color w:val="auto"/>
        </w:rPr>
        <w:t xml:space="preserve">overall </w:t>
      </w:r>
      <w:r>
        <w:rPr>
          <w:rFonts w:asciiTheme="minorHAnsi" w:hAnsiTheme="minorHAnsi"/>
          <w:b w:val="0"/>
          <w:color w:val="auto"/>
        </w:rPr>
        <w:t xml:space="preserve">population size </w:t>
      </w:r>
      <w:r w:rsidRPr="00DB45C9">
        <w:rPr>
          <w:rFonts w:asciiTheme="minorHAnsi" w:hAnsiTheme="minorHAnsi"/>
          <w:b w:val="0"/>
          <w:color w:val="auto"/>
        </w:rPr>
        <w:t xml:space="preserve">(top left), and for 0-14 year olds (top centre), 15-54 year olds (top right), 55-64 year olds (bottom left), and </w:t>
      </w:r>
      <w:r w:rsidRPr="00E52BF3">
        <w:rPr>
          <w:rFonts w:asciiTheme="minorHAnsi" w:hAnsiTheme="minorHAnsi"/>
          <w:b w:val="0"/>
          <w:color w:val="auto"/>
        </w:rPr>
        <w:sym w:font="Symbol" w:char="F0B3"/>
      </w:r>
      <w:r w:rsidRPr="00DB45C9">
        <w:rPr>
          <w:rFonts w:asciiTheme="minorHAnsi" w:hAnsiTheme="minorHAnsi"/>
          <w:b w:val="0"/>
          <w:color w:val="auto"/>
        </w:rPr>
        <w:t xml:space="preserve">65 year olds (bottom centre). </w:t>
      </w:r>
      <w:proofErr w:type="gramStart"/>
      <w:r w:rsidRPr="00DB45C9">
        <w:rPr>
          <w:rFonts w:asciiTheme="minorHAnsi" w:hAnsiTheme="minorHAnsi"/>
          <w:b w:val="0"/>
          <w:color w:val="auto"/>
        </w:rPr>
        <w:t xml:space="preserve">Black circles and bars represent </w:t>
      </w:r>
      <w:r>
        <w:rPr>
          <w:rFonts w:asciiTheme="minorHAnsi" w:hAnsiTheme="minorHAnsi"/>
          <w:b w:val="0"/>
          <w:color w:val="auto"/>
        </w:rPr>
        <w:t xml:space="preserve">empirical </w:t>
      </w:r>
      <w:r w:rsidRPr="00DB45C9">
        <w:rPr>
          <w:rFonts w:asciiTheme="minorHAnsi" w:hAnsiTheme="minorHAnsi"/>
          <w:b w:val="0"/>
          <w:color w:val="auto"/>
        </w:rPr>
        <w:t>calibration data</w:t>
      </w:r>
      <w:r>
        <w:rPr>
          <w:rFonts w:asciiTheme="minorHAnsi" w:hAnsiTheme="minorHAnsi"/>
          <w:b w:val="0"/>
          <w:color w:val="auto"/>
        </w:rPr>
        <w:t xml:space="preserve"> and uncertainty range</w:t>
      </w:r>
      <w:proofErr w:type="gramEnd"/>
      <w:r w:rsidRPr="00DB45C9">
        <w:rPr>
          <w:rFonts w:asciiTheme="minorHAnsi" w:hAnsiTheme="minorHAnsi"/>
          <w:b w:val="0"/>
          <w:color w:val="auto"/>
        </w:rPr>
        <w:t xml:space="preserve">, </w:t>
      </w:r>
      <w:proofErr w:type="gramStart"/>
      <w:r w:rsidRPr="00DB45C9">
        <w:rPr>
          <w:rFonts w:asciiTheme="minorHAnsi" w:hAnsiTheme="minorHAnsi"/>
          <w:b w:val="0"/>
          <w:color w:val="auto"/>
        </w:rPr>
        <w:t xml:space="preserve">coloured </w:t>
      </w:r>
      <w:r>
        <w:rPr>
          <w:rFonts w:asciiTheme="minorHAnsi" w:hAnsiTheme="minorHAnsi"/>
          <w:b w:val="0"/>
          <w:color w:val="auto"/>
        </w:rPr>
        <w:t>lines show</w:t>
      </w:r>
      <w:r w:rsidRPr="00DB45C9">
        <w:rPr>
          <w:rFonts w:asciiTheme="minorHAnsi" w:hAnsiTheme="minorHAnsi"/>
          <w:b w:val="0"/>
          <w:color w:val="auto"/>
        </w:rPr>
        <w:t xml:space="preserve"> model outputs</w:t>
      </w:r>
      <w:proofErr w:type="gramEnd"/>
      <w:r w:rsidRPr="00DB45C9">
        <w:rPr>
          <w:rFonts w:asciiTheme="minorHAnsi" w:hAnsiTheme="minorHAnsi"/>
          <w:b w:val="0"/>
          <w:color w:val="auto"/>
        </w:rPr>
        <w:t>.</w:t>
      </w:r>
      <w:r>
        <w:t xml:space="preserve"> </w:t>
      </w:r>
    </w:p>
    <w:p w14:paraId="1D288763" w14:textId="77777777" w:rsidR="00725B57" w:rsidRDefault="00725B57" w:rsidP="00725B57">
      <w:pPr>
        <w:pStyle w:val="ListParagraph"/>
        <w:keepNext/>
        <w:spacing w:line="276" w:lineRule="auto"/>
        <w:ind w:left="0"/>
        <w:jc w:val="both"/>
      </w:pPr>
      <w:r>
        <w:rPr>
          <w:rFonts w:ascii="Times" w:hAnsi="Times" w:cs="Times"/>
          <w:noProof/>
          <w:sz w:val="32"/>
          <w:szCs w:val="32"/>
          <w:lang w:val="en-US"/>
        </w:rPr>
        <w:lastRenderedPageBreak/>
        <w:drawing>
          <wp:inline distT="0" distB="0" distL="0" distR="0" wp14:anchorId="770F78B1" wp14:editId="27960BEC">
            <wp:extent cx="9029700" cy="5059984"/>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31373" cy="5060922"/>
                    </a:xfrm>
                    <a:prstGeom prst="rect">
                      <a:avLst/>
                    </a:prstGeom>
                    <a:noFill/>
                    <a:ln>
                      <a:noFill/>
                    </a:ln>
                  </pic:spPr>
                </pic:pic>
              </a:graphicData>
            </a:graphic>
          </wp:inline>
        </w:drawing>
      </w:r>
    </w:p>
    <w:p w14:paraId="36DE9A83" w14:textId="77777777" w:rsidR="00725B57" w:rsidRPr="004A35E7" w:rsidRDefault="00725B57" w:rsidP="00725B57">
      <w:pPr>
        <w:pStyle w:val="Caption"/>
        <w:rPr>
          <w:rFonts w:asciiTheme="minorHAnsi" w:hAnsiTheme="minorHAnsi" w:cs="Times"/>
          <w:b w:val="0"/>
          <w:noProof/>
          <w:color w:val="auto"/>
          <w:sz w:val="32"/>
          <w:szCs w:val="32"/>
        </w:rPr>
      </w:pPr>
      <w:r w:rsidRPr="003F501E">
        <w:rPr>
          <w:rFonts w:asciiTheme="minorHAnsi" w:hAnsiTheme="minorHAnsi"/>
          <w:b w:val="0"/>
          <w:color w:val="auto"/>
        </w:rPr>
        <w:t xml:space="preserve">Figure </w:t>
      </w:r>
      <w:r w:rsidRPr="003F501E">
        <w:rPr>
          <w:rFonts w:asciiTheme="minorHAnsi" w:hAnsiTheme="minorHAnsi"/>
          <w:b w:val="0"/>
          <w:color w:val="auto"/>
        </w:rPr>
        <w:fldChar w:fldCharType="begin"/>
      </w:r>
      <w:r w:rsidRPr="003F501E">
        <w:rPr>
          <w:rFonts w:asciiTheme="minorHAnsi" w:hAnsiTheme="minorHAnsi"/>
          <w:b w:val="0"/>
          <w:color w:val="auto"/>
        </w:rPr>
        <w:instrText xml:space="preserve"> SEQ Figure \* ARABIC </w:instrText>
      </w:r>
      <w:r w:rsidRPr="003F501E">
        <w:rPr>
          <w:rFonts w:asciiTheme="minorHAnsi" w:hAnsiTheme="minorHAnsi"/>
          <w:b w:val="0"/>
          <w:color w:val="auto"/>
        </w:rPr>
        <w:fldChar w:fldCharType="separate"/>
      </w:r>
      <w:r>
        <w:rPr>
          <w:rFonts w:asciiTheme="minorHAnsi" w:hAnsiTheme="minorHAnsi"/>
          <w:b w:val="0"/>
          <w:noProof/>
          <w:color w:val="auto"/>
        </w:rPr>
        <w:t>2</w:t>
      </w:r>
      <w:r w:rsidRPr="003F501E">
        <w:rPr>
          <w:rFonts w:asciiTheme="minorHAnsi" w:hAnsiTheme="minorHAnsi"/>
          <w:b w:val="0"/>
          <w:color w:val="auto"/>
        </w:rPr>
        <w:fldChar w:fldCharType="end"/>
      </w:r>
      <w:r w:rsidRPr="003F501E">
        <w:rPr>
          <w:rFonts w:asciiTheme="minorHAnsi" w:hAnsiTheme="minorHAnsi"/>
          <w:b w:val="0"/>
          <w:color w:val="auto"/>
        </w:rPr>
        <w:t xml:space="preserve">: </w:t>
      </w:r>
      <w:r>
        <w:rPr>
          <w:rFonts w:asciiTheme="minorHAnsi" w:hAnsiTheme="minorHAnsi" w:cs="Arial"/>
          <w:b w:val="0"/>
          <w:color w:val="auto"/>
        </w:rPr>
        <w:t>Modelled b</w:t>
      </w:r>
      <w:r>
        <w:rPr>
          <w:rFonts w:asciiTheme="minorHAnsi" w:hAnsiTheme="minorHAnsi"/>
          <w:b w:val="0"/>
          <w:color w:val="auto"/>
        </w:rPr>
        <w:t>acteriologically-positive tuberculosis prevalence rate</w:t>
      </w:r>
      <w:r w:rsidRPr="00E70DB9">
        <w:rPr>
          <w:rFonts w:asciiTheme="minorHAnsi" w:hAnsiTheme="minorHAnsi"/>
          <w:b w:val="0"/>
          <w:color w:val="auto"/>
        </w:rPr>
        <w:t xml:space="preserve"> calibration </w:t>
      </w:r>
      <w:r>
        <w:rPr>
          <w:rFonts w:asciiTheme="minorHAnsi" w:hAnsiTheme="minorHAnsi"/>
          <w:b w:val="0"/>
          <w:color w:val="auto"/>
        </w:rPr>
        <w:t>2000-201</w:t>
      </w:r>
      <w:r w:rsidRPr="00E70DB9">
        <w:rPr>
          <w:rFonts w:asciiTheme="minorHAnsi" w:hAnsiTheme="minorHAnsi"/>
          <w:b w:val="0"/>
          <w:color w:val="auto"/>
        </w:rPr>
        <w:t xml:space="preserve">0 for overall population (top left), and for </w:t>
      </w:r>
      <w:r>
        <w:rPr>
          <w:rFonts w:asciiTheme="minorHAnsi" w:hAnsiTheme="minorHAnsi"/>
          <w:b w:val="0"/>
          <w:color w:val="auto"/>
        </w:rPr>
        <w:t>15-29</w:t>
      </w:r>
      <w:r w:rsidRPr="00E70DB9">
        <w:rPr>
          <w:rFonts w:asciiTheme="minorHAnsi" w:hAnsiTheme="minorHAnsi"/>
          <w:b w:val="0"/>
          <w:color w:val="auto"/>
        </w:rPr>
        <w:t xml:space="preserve"> year olds (top centre), </w:t>
      </w:r>
      <w:r>
        <w:rPr>
          <w:rFonts w:asciiTheme="minorHAnsi" w:hAnsiTheme="minorHAnsi"/>
          <w:b w:val="0"/>
          <w:color w:val="auto"/>
        </w:rPr>
        <w:t>30-44</w:t>
      </w:r>
      <w:r w:rsidRPr="00E70DB9">
        <w:rPr>
          <w:rFonts w:asciiTheme="minorHAnsi" w:hAnsiTheme="minorHAnsi"/>
          <w:b w:val="0"/>
          <w:color w:val="auto"/>
        </w:rPr>
        <w:t xml:space="preserve"> year olds (top right), </w:t>
      </w:r>
      <w:r>
        <w:rPr>
          <w:rFonts w:asciiTheme="minorHAnsi" w:hAnsiTheme="minorHAnsi"/>
          <w:b w:val="0"/>
          <w:color w:val="auto"/>
        </w:rPr>
        <w:t>45-59</w:t>
      </w:r>
      <w:r w:rsidRPr="00E70DB9">
        <w:rPr>
          <w:rFonts w:asciiTheme="minorHAnsi" w:hAnsiTheme="minorHAnsi"/>
          <w:b w:val="0"/>
          <w:color w:val="auto"/>
        </w:rPr>
        <w:t xml:space="preserve"> year olds (bottom left), and </w:t>
      </w:r>
      <w:r w:rsidRPr="0025120D">
        <w:rPr>
          <w:b w:val="0"/>
          <w:color w:val="auto"/>
        </w:rPr>
        <w:sym w:font="Symbol" w:char="F0B3"/>
      </w:r>
      <w:r w:rsidRPr="00E70DB9">
        <w:rPr>
          <w:rFonts w:asciiTheme="minorHAnsi" w:hAnsiTheme="minorHAnsi"/>
          <w:b w:val="0"/>
          <w:color w:val="auto"/>
        </w:rPr>
        <w:t>6</w:t>
      </w:r>
      <w:r>
        <w:rPr>
          <w:rFonts w:asciiTheme="minorHAnsi" w:hAnsiTheme="minorHAnsi"/>
          <w:b w:val="0"/>
          <w:color w:val="auto"/>
        </w:rPr>
        <w:t>0</w:t>
      </w:r>
      <w:r w:rsidRPr="00E70DB9">
        <w:rPr>
          <w:rFonts w:asciiTheme="minorHAnsi" w:hAnsiTheme="minorHAnsi"/>
          <w:b w:val="0"/>
          <w:color w:val="auto"/>
        </w:rPr>
        <w:t xml:space="preserve"> year olds (bottom centre). </w:t>
      </w:r>
      <w:proofErr w:type="gramStart"/>
      <w:r w:rsidRPr="00E70DB9">
        <w:rPr>
          <w:rFonts w:asciiTheme="minorHAnsi" w:hAnsiTheme="minorHAnsi"/>
          <w:b w:val="0"/>
          <w:color w:val="auto"/>
        </w:rPr>
        <w:t xml:space="preserve">Black circles and bars represent </w:t>
      </w:r>
      <w:r>
        <w:rPr>
          <w:rFonts w:asciiTheme="minorHAnsi" w:hAnsiTheme="minorHAnsi"/>
          <w:b w:val="0"/>
          <w:color w:val="auto"/>
        </w:rPr>
        <w:t xml:space="preserve">empirical </w:t>
      </w:r>
      <w:r w:rsidRPr="00E70DB9">
        <w:rPr>
          <w:rFonts w:asciiTheme="minorHAnsi" w:hAnsiTheme="minorHAnsi"/>
          <w:b w:val="0"/>
          <w:color w:val="auto"/>
        </w:rPr>
        <w:t>calibration data</w:t>
      </w:r>
      <w:proofErr w:type="gramEnd"/>
      <w:r w:rsidRPr="00E70DB9">
        <w:rPr>
          <w:rFonts w:asciiTheme="minorHAnsi" w:hAnsiTheme="minorHAnsi"/>
          <w:b w:val="0"/>
          <w:color w:val="auto"/>
        </w:rPr>
        <w:t xml:space="preserve">, </w:t>
      </w:r>
      <w:proofErr w:type="gramStart"/>
      <w:r w:rsidRPr="00E70DB9">
        <w:rPr>
          <w:rFonts w:asciiTheme="minorHAnsi" w:hAnsiTheme="minorHAnsi"/>
          <w:b w:val="0"/>
          <w:color w:val="auto"/>
        </w:rPr>
        <w:t xml:space="preserve">coloured </w:t>
      </w:r>
      <w:r>
        <w:rPr>
          <w:rFonts w:asciiTheme="minorHAnsi" w:hAnsiTheme="minorHAnsi"/>
          <w:b w:val="0"/>
          <w:color w:val="auto"/>
        </w:rPr>
        <w:t>lines show</w:t>
      </w:r>
      <w:r w:rsidRPr="00E70DB9">
        <w:rPr>
          <w:rFonts w:asciiTheme="minorHAnsi" w:hAnsiTheme="minorHAnsi"/>
          <w:b w:val="0"/>
          <w:color w:val="auto"/>
        </w:rPr>
        <w:t xml:space="preserve"> model outputs</w:t>
      </w:r>
      <w:proofErr w:type="gramEnd"/>
      <w:r w:rsidRPr="00E70DB9">
        <w:rPr>
          <w:rFonts w:asciiTheme="minorHAnsi" w:hAnsiTheme="minorHAnsi"/>
          <w:b w:val="0"/>
          <w:color w:val="auto"/>
        </w:rPr>
        <w:t>.</w:t>
      </w:r>
    </w:p>
    <w:p w14:paraId="14DA5A40" w14:textId="77777777" w:rsidR="00725B57" w:rsidRDefault="00725B57" w:rsidP="00725B57">
      <w:pPr>
        <w:pStyle w:val="ListParagraph"/>
        <w:keepNext/>
        <w:spacing w:line="276" w:lineRule="auto"/>
        <w:ind w:left="0"/>
        <w:jc w:val="both"/>
      </w:pPr>
      <w:r>
        <w:rPr>
          <w:rFonts w:ascii="Times" w:hAnsi="Times" w:cs="Times"/>
          <w:noProof/>
          <w:sz w:val="32"/>
          <w:szCs w:val="32"/>
          <w:lang w:val="en-US"/>
        </w:rPr>
        <w:lastRenderedPageBreak/>
        <w:drawing>
          <wp:inline distT="0" distB="0" distL="0" distR="0" wp14:anchorId="42542CAF" wp14:editId="32430825">
            <wp:extent cx="8864600" cy="463150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4600" cy="4631504"/>
                    </a:xfrm>
                    <a:prstGeom prst="rect">
                      <a:avLst/>
                    </a:prstGeom>
                    <a:noFill/>
                    <a:ln>
                      <a:noFill/>
                    </a:ln>
                  </pic:spPr>
                </pic:pic>
              </a:graphicData>
            </a:graphic>
          </wp:inline>
        </w:drawing>
      </w:r>
    </w:p>
    <w:p w14:paraId="17C507BE" w14:textId="77777777" w:rsidR="00725B57" w:rsidRPr="00B34032" w:rsidRDefault="00725B57" w:rsidP="00725B57">
      <w:pPr>
        <w:pStyle w:val="Caption"/>
        <w:jc w:val="both"/>
        <w:rPr>
          <w:rFonts w:asciiTheme="minorHAnsi" w:hAnsiTheme="minorHAnsi" w:cs="Arial"/>
          <w:b w:val="0"/>
          <w:color w:val="auto"/>
        </w:rPr>
      </w:pPr>
      <w:r w:rsidRPr="00CD58C9">
        <w:rPr>
          <w:rFonts w:asciiTheme="minorHAnsi" w:hAnsiTheme="minorHAnsi" w:cs="Arial"/>
          <w:b w:val="0"/>
          <w:color w:val="auto"/>
        </w:rPr>
        <w:t xml:space="preserve">Figure </w:t>
      </w:r>
      <w:r w:rsidRPr="00CD58C9">
        <w:rPr>
          <w:rFonts w:asciiTheme="minorHAnsi" w:hAnsiTheme="minorHAnsi" w:cs="Arial"/>
          <w:b w:val="0"/>
          <w:color w:val="auto"/>
        </w:rPr>
        <w:fldChar w:fldCharType="begin"/>
      </w:r>
      <w:r w:rsidRPr="00CD58C9">
        <w:rPr>
          <w:rFonts w:asciiTheme="minorHAnsi" w:hAnsiTheme="minorHAnsi" w:cs="Arial"/>
          <w:b w:val="0"/>
          <w:color w:val="auto"/>
        </w:rPr>
        <w:instrText xml:space="preserve"> SEQ Figure \* ARABIC </w:instrText>
      </w:r>
      <w:r w:rsidRPr="00CD58C9">
        <w:rPr>
          <w:rFonts w:asciiTheme="minorHAnsi" w:hAnsiTheme="minorHAnsi" w:cs="Arial"/>
          <w:b w:val="0"/>
          <w:color w:val="auto"/>
        </w:rPr>
        <w:fldChar w:fldCharType="separate"/>
      </w:r>
      <w:r>
        <w:rPr>
          <w:rFonts w:asciiTheme="minorHAnsi" w:hAnsiTheme="minorHAnsi" w:cs="Arial"/>
          <w:b w:val="0"/>
          <w:noProof/>
          <w:color w:val="auto"/>
        </w:rPr>
        <w:t>3</w:t>
      </w:r>
      <w:r w:rsidRPr="00CD58C9">
        <w:rPr>
          <w:rFonts w:asciiTheme="minorHAnsi" w:hAnsiTheme="minorHAnsi" w:cs="Arial"/>
          <w:b w:val="0"/>
          <w:color w:val="auto"/>
        </w:rPr>
        <w:fldChar w:fldCharType="end"/>
      </w:r>
      <w:r w:rsidRPr="00CD58C9">
        <w:rPr>
          <w:rFonts w:asciiTheme="minorHAnsi" w:hAnsiTheme="minorHAnsi" w:cs="Arial"/>
          <w:b w:val="0"/>
          <w:color w:val="auto"/>
        </w:rPr>
        <w:t xml:space="preserve">: </w:t>
      </w:r>
      <w:r>
        <w:rPr>
          <w:rFonts w:asciiTheme="minorHAnsi" w:hAnsiTheme="minorHAnsi" w:cs="Arial"/>
          <w:b w:val="0"/>
          <w:color w:val="auto"/>
        </w:rPr>
        <w:t>Modelled a</w:t>
      </w:r>
      <w:r w:rsidRPr="0025120D">
        <w:rPr>
          <w:rFonts w:asciiTheme="minorHAnsi" w:hAnsiTheme="minorHAnsi" w:cs="Arial"/>
          <w:b w:val="0"/>
          <w:color w:val="auto"/>
        </w:rPr>
        <w:t xml:space="preserve">ll-tuberculosis incidence rate calibration for 2010 for overall population (top left), and for 0-14 year olds (top centre), 15-54 year olds (top right), 55-64 year olds (bottom left), and </w:t>
      </w:r>
      <w:r w:rsidRPr="0025120D">
        <w:rPr>
          <w:rFonts w:asciiTheme="minorHAnsi" w:hAnsiTheme="minorHAnsi"/>
          <w:b w:val="0"/>
          <w:color w:val="auto"/>
        </w:rPr>
        <w:sym w:font="Symbol" w:char="F0B3"/>
      </w:r>
      <w:r w:rsidRPr="0025120D">
        <w:rPr>
          <w:rFonts w:asciiTheme="minorHAnsi" w:hAnsiTheme="minorHAnsi" w:cs="Arial"/>
          <w:b w:val="0"/>
          <w:color w:val="auto"/>
        </w:rPr>
        <w:t xml:space="preserve">65 year olds (bottom centre). </w:t>
      </w:r>
      <w:proofErr w:type="gramStart"/>
      <w:r w:rsidRPr="0025120D">
        <w:rPr>
          <w:rFonts w:asciiTheme="minorHAnsi" w:hAnsiTheme="minorHAnsi" w:cs="Arial"/>
          <w:b w:val="0"/>
          <w:color w:val="auto"/>
        </w:rPr>
        <w:t xml:space="preserve">Black circles and bars represent </w:t>
      </w:r>
      <w:r>
        <w:rPr>
          <w:rFonts w:asciiTheme="minorHAnsi" w:hAnsiTheme="minorHAnsi" w:cs="Arial"/>
          <w:b w:val="0"/>
          <w:color w:val="auto"/>
        </w:rPr>
        <w:t xml:space="preserve">empirical </w:t>
      </w:r>
      <w:r w:rsidRPr="0025120D">
        <w:rPr>
          <w:rFonts w:asciiTheme="minorHAnsi" w:hAnsiTheme="minorHAnsi" w:cs="Arial"/>
          <w:b w:val="0"/>
          <w:color w:val="auto"/>
        </w:rPr>
        <w:t>calibration data</w:t>
      </w:r>
      <w:proofErr w:type="gramEnd"/>
      <w:r w:rsidRPr="0025120D">
        <w:rPr>
          <w:rFonts w:asciiTheme="minorHAnsi" w:hAnsiTheme="minorHAnsi" w:cs="Arial"/>
          <w:b w:val="0"/>
          <w:color w:val="auto"/>
        </w:rPr>
        <w:t xml:space="preserve">, </w:t>
      </w:r>
      <w:proofErr w:type="gramStart"/>
      <w:r w:rsidRPr="0025120D">
        <w:rPr>
          <w:rFonts w:asciiTheme="minorHAnsi" w:hAnsiTheme="minorHAnsi" w:cs="Arial"/>
          <w:b w:val="0"/>
          <w:color w:val="auto"/>
        </w:rPr>
        <w:t xml:space="preserve">coloured </w:t>
      </w:r>
      <w:r>
        <w:rPr>
          <w:rFonts w:asciiTheme="minorHAnsi" w:hAnsiTheme="minorHAnsi" w:cs="Arial"/>
          <w:b w:val="0"/>
          <w:color w:val="auto"/>
        </w:rPr>
        <w:t>lines show</w:t>
      </w:r>
      <w:r w:rsidRPr="0025120D">
        <w:rPr>
          <w:rFonts w:asciiTheme="minorHAnsi" w:hAnsiTheme="minorHAnsi" w:cs="Arial"/>
          <w:b w:val="0"/>
          <w:color w:val="auto"/>
        </w:rPr>
        <w:t xml:space="preserve"> model outputs</w:t>
      </w:r>
      <w:proofErr w:type="gramEnd"/>
      <w:r w:rsidRPr="0025120D">
        <w:rPr>
          <w:rFonts w:asciiTheme="minorHAnsi" w:hAnsiTheme="minorHAnsi" w:cs="Arial"/>
          <w:b w:val="0"/>
          <w:color w:val="auto"/>
        </w:rPr>
        <w:t>.</w:t>
      </w:r>
      <w:r>
        <w:rPr>
          <w:rFonts w:asciiTheme="minorHAnsi" w:hAnsiTheme="minorHAnsi" w:cs="Arial"/>
          <w:b w:val="0"/>
          <w:color w:val="auto"/>
        </w:rPr>
        <w:t xml:space="preserve"> Calibration target not shown for elderly population as is an underestimation of elderly incidence rates due to assumption of uniform CDR (see section xxx). </w:t>
      </w:r>
    </w:p>
    <w:p w14:paraId="7CC6CA3A" w14:textId="77777777" w:rsidR="00725B57" w:rsidRDefault="00725B57" w:rsidP="00725B57">
      <w:pPr>
        <w:pStyle w:val="ListParagraph"/>
        <w:keepNext/>
        <w:spacing w:line="276" w:lineRule="auto"/>
        <w:ind w:left="0"/>
        <w:jc w:val="both"/>
      </w:pPr>
      <w:r>
        <w:rPr>
          <w:rFonts w:ascii="Times" w:hAnsi="Times" w:cs="Times"/>
          <w:noProof/>
          <w:sz w:val="32"/>
          <w:szCs w:val="32"/>
          <w:lang w:val="en-US"/>
        </w:rPr>
        <w:lastRenderedPageBreak/>
        <w:drawing>
          <wp:inline distT="0" distB="0" distL="0" distR="0" wp14:anchorId="509C53B9" wp14:editId="1844C9B5">
            <wp:extent cx="9144000" cy="5124034"/>
            <wp:effectExtent l="0" t="0" r="0" b="6985"/>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5382" cy="5124808"/>
                    </a:xfrm>
                    <a:prstGeom prst="rect">
                      <a:avLst/>
                    </a:prstGeom>
                    <a:noFill/>
                    <a:ln>
                      <a:noFill/>
                    </a:ln>
                  </pic:spPr>
                </pic:pic>
              </a:graphicData>
            </a:graphic>
          </wp:inline>
        </w:drawing>
      </w:r>
    </w:p>
    <w:p w14:paraId="71491AD6" w14:textId="77777777" w:rsidR="00725B57" w:rsidRDefault="00725B57" w:rsidP="00725B57">
      <w:pPr>
        <w:pStyle w:val="Caption"/>
        <w:jc w:val="both"/>
      </w:pPr>
      <w:r w:rsidRPr="00E52BF3">
        <w:rPr>
          <w:rFonts w:asciiTheme="minorHAnsi" w:hAnsiTheme="minorHAnsi"/>
          <w:b w:val="0"/>
          <w:color w:val="auto"/>
        </w:rPr>
        <w:t xml:space="preserve">Figure </w:t>
      </w:r>
      <w:r w:rsidRPr="00E52BF3">
        <w:rPr>
          <w:rFonts w:asciiTheme="minorHAnsi" w:hAnsiTheme="minorHAnsi"/>
          <w:b w:val="0"/>
          <w:color w:val="auto"/>
        </w:rPr>
        <w:fldChar w:fldCharType="begin"/>
      </w:r>
      <w:r w:rsidRPr="00E52BF3">
        <w:rPr>
          <w:rFonts w:asciiTheme="minorHAnsi" w:hAnsiTheme="minorHAnsi"/>
          <w:b w:val="0"/>
          <w:color w:val="auto"/>
        </w:rPr>
        <w:instrText xml:space="preserve"> SEQ Figure \* ARABIC </w:instrText>
      </w:r>
      <w:r w:rsidRPr="00E52BF3">
        <w:rPr>
          <w:rFonts w:asciiTheme="minorHAnsi" w:hAnsiTheme="minorHAnsi"/>
          <w:b w:val="0"/>
          <w:color w:val="auto"/>
        </w:rPr>
        <w:fldChar w:fldCharType="separate"/>
      </w:r>
      <w:r>
        <w:rPr>
          <w:rFonts w:asciiTheme="minorHAnsi" w:hAnsiTheme="minorHAnsi"/>
          <w:b w:val="0"/>
          <w:noProof/>
          <w:color w:val="auto"/>
        </w:rPr>
        <w:t>4</w:t>
      </w:r>
      <w:r w:rsidRPr="00E52BF3">
        <w:rPr>
          <w:rFonts w:asciiTheme="minorHAnsi" w:hAnsiTheme="minorHAnsi"/>
          <w:b w:val="0"/>
          <w:color w:val="auto"/>
        </w:rPr>
        <w:fldChar w:fldCharType="end"/>
      </w:r>
      <w:r w:rsidRPr="00E52BF3">
        <w:rPr>
          <w:rFonts w:asciiTheme="minorHAnsi" w:hAnsiTheme="minorHAnsi"/>
          <w:b w:val="0"/>
          <w:color w:val="auto"/>
        </w:rPr>
        <w:t xml:space="preserve">: </w:t>
      </w:r>
      <w:r>
        <w:rPr>
          <w:rFonts w:asciiTheme="minorHAnsi" w:hAnsiTheme="minorHAnsi" w:cs="Arial"/>
          <w:b w:val="0"/>
          <w:color w:val="auto"/>
        </w:rPr>
        <w:t>Modelled t</w:t>
      </w:r>
      <w:r w:rsidRPr="00E52BF3">
        <w:rPr>
          <w:rFonts w:asciiTheme="minorHAnsi" w:hAnsiTheme="minorHAnsi" w:cs="Arial"/>
          <w:b w:val="0"/>
          <w:color w:val="auto"/>
        </w:rPr>
        <w:t>uberculosis</w:t>
      </w:r>
      <w:r w:rsidRPr="0025120D">
        <w:rPr>
          <w:rFonts w:asciiTheme="minorHAnsi" w:hAnsiTheme="minorHAnsi" w:cs="Arial"/>
          <w:b w:val="0"/>
          <w:color w:val="auto"/>
        </w:rPr>
        <w:t xml:space="preserve"> </w:t>
      </w:r>
      <w:r>
        <w:rPr>
          <w:rFonts w:asciiTheme="minorHAnsi" w:hAnsiTheme="minorHAnsi" w:cs="Arial"/>
          <w:b w:val="0"/>
          <w:color w:val="auto"/>
        </w:rPr>
        <w:t>mortality</w:t>
      </w:r>
      <w:r w:rsidRPr="0025120D">
        <w:rPr>
          <w:rFonts w:asciiTheme="minorHAnsi" w:hAnsiTheme="minorHAnsi" w:cs="Arial"/>
          <w:b w:val="0"/>
          <w:color w:val="auto"/>
        </w:rPr>
        <w:t xml:space="preserve"> rate calibration for 2010 for overall population (top left), and for 0-14 year olds (top </w:t>
      </w:r>
      <w:r>
        <w:rPr>
          <w:rFonts w:asciiTheme="minorHAnsi" w:hAnsiTheme="minorHAnsi" w:cs="Arial"/>
          <w:b w:val="0"/>
          <w:color w:val="auto"/>
        </w:rPr>
        <w:t>right), 15-59</w:t>
      </w:r>
      <w:r w:rsidRPr="0025120D">
        <w:rPr>
          <w:rFonts w:asciiTheme="minorHAnsi" w:hAnsiTheme="minorHAnsi" w:cs="Arial"/>
          <w:b w:val="0"/>
          <w:color w:val="auto"/>
        </w:rPr>
        <w:t xml:space="preserve"> year olds (bottom left), and </w:t>
      </w:r>
      <w:r w:rsidRPr="0025120D">
        <w:rPr>
          <w:rFonts w:asciiTheme="minorHAnsi" w:hAnsiTheme="minorHAnsi"/>
          <w:b w:val="0"/>
          <w:color w:val="auto"/>
        </w:rPr>
        <w:sym w:font="Symbol" w:char="F0B3"/>
      </w:r>
      <w:r>
        <w:rPr>
          <w:rFonts w:asciiTheme="minorHAnsi" w:hAnsiTheme="minorHAnsi" w:cs="Arial"/>
          <w:b w:val="0"/>
          <w:color w:val="auto"/>
        </w:rPr>
        <w:t>60</w:t>
      </w:r>
      <w:r w:rsidRPr="0025120D">
        <w:rPr>
          <w:rFonts w:asciiTheme="minorHAnsi" w:hAnsiTheme="minorHAnsi" w:cs="Arial"/>
          <w:b w:val="0"/>
          <w:color w:val="auto"/>
        </w:rPr>
        <w:t xml:space="preserve"> year olds (bottom </w:t>
      </w:r>
      <w:r>
        <w:rPr>
          <w:rFonts w:asciiTheme="minorHAnsi" w:hAnsiTheme="minorHAnsi" w:cs="Arial"/>
          <w:b w:val="0"/>
          <w:color w:val="auto"/>
        </w:rPr>
        <w:t>right</w:t>
      </w:r>
      <w:r w:rsidRPr="0025120D">
        <w:rPr>
          <w:rFonts w:asciiTheme="minorHAnsi" w:hAnsiTheme="minorHAnsi" w:cs="Arial"/>
          <w:b w:val="0"/>
          <w:color w:val="auto"/>
        </w:rPr>
        <w:t xml:space="preserve">). </w:t>
      </w:r>
      <w:commentRangeStart w:id="19"/>
      <w:commentRangeStart w:id="20"/>
      <w:proofErr w:type="gramStart"/>
      <w:r w:rsidRPr="0025120D">
        <w:rPr>
          <w:rFonts w:asciiTheme="minorHAnsi" w:hAnsiTheme="minorHAnsi" w:cs="Arial"/>
          <w:b w:val="0"/>
          <w:color w:val="auto"/>
        </w:rPr>
        <w:t xml:space="preserve">Black circles and bars represent </w:t>
      </w:r>
      <w:r>
        <w:rPr>
          <w:rFonts w:asciiTheme="minorHAnsi" w:hAnsiTheme="minorHAnsi" w:cs="Arial"/>
          <w:b w:val="0"/>
          <w:color w:val="auto"/>
        </w:rPr>
        <w:t xml:space="preserve">empirical </w:t>
      </w:r>
      <w:r w:rsidRPr="0025120D">
        <w:rPr>
          <w:rFonts w:asciiTheme="minorHAnsi" w:hAnsiTheme="minorHAnsi" w:cs="Arial"/>
          <w:b w:val="0"/>
          <w:color w:val="auto"/>
        </w:rPr>
        <w:t>calibration data</w:t>
      </w:r>
      <w:commentRangeEnd w:id="19"/>
      <w:proofErr w:type="gramEnd"/>
      <w:r>
        <w:rPr>
          <w:rStyle w:val="CommentReference"/>
          <w:rFonts w:asciiTheme="minorHAnsi" w:eastAsiaTheme="minorHAnsi" w:hAnsiTheme="minorHAnsi" w:cstheme="minorBidi"/>
          <w:b w:val="0"/>
          <w:bCs w:val="0"/>
          <w:color w:val="auto"/>
        </w:rPr>
        <w:commentReference w:id="19"/>
      </w:r>
      <w:commentRangeEnd w:id="20"/>
      <w:r>
        <w:rPr>
          <w:rStyle w:val="CommentReference"/>
          <w:rFonts w:asciiTheme="minorHAnsi" w:eastAsiaTheme="minorHAnsi" w:hAnsiTheme="minorHAnsi" w:cstheme="minorBidi"/>
          <w:b w:val="0"/>
          <w:bCs w:val="0"/>
          <w:color w:val="auto"/>
        </w:rPr>
        <w:commentReference w:id="20"/>
      </w:r>
      <w:r w:rsidRPr="0025120D">
        <w:rPr>
          <w:rFonts w:asciiTheme="minorHAnsi" w:hAnsiTheme="minorHAnsi" w:cs="Arial"/>
          <w:b w:val="0"/>
          <w:color w:val="auto"/>
        </w:rPr>
        <w:t xml:space="preserve">, </w:t>
      </w:r>
      <w:proofErr w:type="gramStart"/>
      <w:r w:rsidRPr="0025120D">
        <w:rPr>
          <w:rFonts w:asciiTheme="minorHAnsi" w:hAnsiTheme="minorHAnsi" w:cs="Arial"/>
          <w:b w:val="0"/>
          <w:color w:val="auto"/>
        </w:rPr>
        <w:t xml:space="preserve">coloured </w:t>
      </w:r>
      <w:r>
        <w:rPr>
          <w:rFonts w:asciiTheme="minorHAnsi" w:hAnsiTheme="minorHAnsi" w:cs="Arial"/>
          <w:b w:val="0"/>
          <w:color w:val="auto"/>
        </w:rPr>
        <w:t xml:space="preserve">lines show </w:t>
      </w:r>
      <w:r w:rsidRPr="0025120D">
        <w:rPr>
          <w:rFonts w:asciiTheme="minorHAnsi" w:hAnsiTheme="minorHAnsi" w:cs="Arial"/>
          <w:b w:val="0"/>
          <w:color w:val="auto"/>
        </w:rPr>
        <w:t>model output</w:t>
      </w:r>
      <w:proofErr w:type="gramEnd"/>
      <w:r w:rsidRPr="0025120D">
        <w:rPr>
          <w:rFonts w:asciiTheme="minorHAnsi" w:hAnsiTheme="minorHAnsi" w:cs="Arial"/>
          <w:b w:val="0"/>
          <w:color w:val="auto"/>
        </w:rPr>
        <w:t>.</w:t>
      </w:r>
    </w:p>
    <w:p w14:paraId="1C97890B" w14:textId="77777777" w:rsidR="00725B57" w:rsidRDefault="00725B57" w:rsidP="00725B57">
      <w:pPr>
        <w:pStyle w:val="ListParagraph"/>
        <w:keepNext/>
        <w:spacing w:line="276" w:lineRule="auto"/>
        <w:ind w:left="0"/>
        <w:jc w:val="both"/>
      </w:pPr>
      <w:r>
        <w:rPr>
          <w:rFonts w:ascii="Times" w:hAnsi="Times" w:cs="Times"/>
          <w:noProof/>
          <w:sz w:val="32"/>
          <w:szCs w:val="32"/>
          <w:lang w:val="en-US"/>
        </w:rPr>
        <w:lastRenderedPageBreak/>
        <w:drawing>
          <wp:inline distT="0" distB="0" distL="0" distR="0" wp14:anchorId="21FAF501" wp14:editId="3395EF72">
            <wp:extent cx="8863330" cy="4966754"/>
            <wp:effectExtent l="0" t="0" r="1270" b="1206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63330" cy="4966754"/>
                    </a:xfrm>
                    <a:prstGeom prst="rect">
                      <a:avLst/>
                    </a:prstGeom>
                    <a:noFill/>
                    <a:ln>
                      <a:noFill/>
                    </a:ln>
                  </pic:spPr>
                </pic:pic>
              </a:graphicData>
            </a:graphic>
          </wp:inline>
        </w:drawing>
      </w:r>
    </w:p>
    <w:p w14:paraId="7C7123DD" w14:textId="77777777" w:rsidR="00725B57" w:rsidRPr="005616FF" w:rsidRDefault="00725B57" w:rsidP="00725B57">
      <w:pPr>
        <w:pStyle w:val="Caption"/>
        <w:jc w:val="both"/>
        <w:rPr>
          <w:rFonts w:asciiTheme="minorHAnsi" w:hAnsiTheme="minorHAnsi" w:cs="Arial"/>
          <w:b w:val="0"/>
          <w:color w:val="auto"/>
        </w:rPr>
      </w:pPr>
      <w:r w:rsidRPr="00CD58C9">
        <w:rPr>
          <w:rFonts w:asciiTheme="minorHAnsi" w:hAnsiTheme="minorHAnsi" w:cs="Arial"/>
          <w:b w:val="0"/>
          <w:color w:val="auto"/>
        </w:rPr>
        <w:t xml:space="preserve">Figure </w:t>
      </w:r>
      <w:r w:rsidRPr="00CD58C9">
        <w:rPr>
          <w:rFonts w:asciiTheme="minorHAnsi" w:hAnsiTheme="minorHAnsi" w:cs="Arial"/>
          <w:b w:val="0"/>
          <w:color w:val="auto"/>
        </w:rPr>
        <w:fldChar w:fldCharType="begin"/>
      </w:r>
      <w:r w:rsidRPr="00CD58C9">
        <w:rPr>
          <w:rFonts w:asciiTheme="minorHAnsi" w:hAnsiTheme="minorHAnsi" w:cs="Arial"/>
          <w:b w:val="0"/>
          <w:color w:val="auto"/>
        </w:rPr>
        <w:instrText xml:space="preserve"> SEQ Figure \* ARABIC </w:instrText>
      </w:r>
      <w:r w:rsidRPr="00CD58C9">
        <w:rPr>
          <w:rFonts w:asciiTheme="minorHAnsi" w:hAnsiTheme="minorHAnsi" w:cs="Arial"/>
          <w:b w:val="0"/>
          <w:color w:val="auto"/>
        </w:rPr>
        <w:fldChar w:fldCharType="separate"/>
      </w:r>
      <w:r>
        <w:rPr>
          <w:rFonts w:asciiTheme="minorHAnsi" w:hAnsiTheme="minorHAnsi" w:cs="Arial"/>
          <w:b w:val="0"/>
          <w:noProof/>
          <w:color w:val="auto"/>
        </w:rPr>
        <w:t>5</w:t>
      </w:r>
      <w:r w:rsidRPr="00CD58C9">
        <w:rPr>
          <w:rFonts w:asciiTheme="minorHAnsi" w:hAnsiTheme="minorHAnsi" w:cs="Arial"/>
          <w:b w:val="0"/>
          <w:color w:val="auto"/>
        </w:rPr>
        <w:fldChar w:fldCharType="end"/>
      </w:r>
      <w:r w:rsidRPr="00CD58C9">
        <w:rPr>
          <w:rFonts w:asciiTheme="minorHAnsi" w:hAnsiTheme="minorHAnsi" w:cs="Arial"/>
          <w:b w:val="0"/>
          <w:color w:val="auto"/>
        </w:rPr>
        <w:t xml:space="preserve">: </w:t>
      </w:r>
      <w:r>
        <w:rPr>
          <w:rFonts w:asciiTheme="minorHAnsi" w:hAnsiTheme="minorHAnsi" w:cs="Arial"/>
          <w:b w:val="0"/>
          <w:color w:val="auto"/>
        </w:rPr>
        <w:t>Modelled p</w:t>
      </w:r>
      <w:r w:rsidRPr="00CD58C9">
        <w:rPr>
          <w:rFonts w:asciiTheme="minorHAnsi" w:hAnsiTheme="minorHAnsi" w:cs="Arial"/>
          <w:b w:val="0"/>
          <w:color w:val="auto"/>
        </w:rPr>
        <w:t>revalence</w:t>
      </w:r>
      <w:r w:rsidRPr="00894005">
        <w:rPr>
          <w:rFonts w:asciiTheme="minorHAnsi" w:hAnsiTheme="minorHAnsi"/>
          <w:b w:val="0"/>
          <w:color w:val="auto"/>
        </w:rPr>
        <w:t xml:space="preserve"> of </w:t>
      </w:r>
      <w:r>
        <w:rPr>
          <w:rFonts w:asciiTheme="minorHAnsi" w:hAnsiTheme="minorHAnsi"/>
          <w:b w:val="0"/>
          <w:color w:val="auto"/>
        </w:rPr>
        <w:t xml:space="preserve">latent </w:t>
      </w:r>
      <w:r w:rsidRPr="00894005">
        <w:rPr>
          <w:rFonts w:asciiTheme="minorHAnsi" w:hAnsiTheme="minorHAnsi"/>
          <w:b w:val="0"/>
          <w:color w:val="auto"/>
        </w:rPr>
        <w:t>tuberculosis infection</w:t>
      </w:r>
      <w:r w:rsidRPr="00894005">
        <w:rPr>
          <w:rFonts w:asciiTheme="minorHAnsi" w:hAnsiTheme="minorHAnsi" w:cs="Arial"/>
          <w:b w:val="0"/>
          <w:color w:val="auto"/>
        </w:rPr>
        <w:t xml:space="preserve"> for overall population (top left), and for 0-14 year olds (top centre), 15-54 year olds (top right), 55-64 year olds (bottom left), and </w:t>
      </w:r>
      <w:r w:rsidRPr="00894005">
        <w:rPr>
          <w:rFonts w:ascii="Calibri" w:hAnsi="Calibri"/>
          <w:b w:val="0"/>
          <w:color w:val="auto"/>
        </w:rPr>
        <w:sym w:font="Symbol" w:char="F0B3"/>
      </w:r>
      <w:r w:rsidRPr="00894005">
        <w:rPr>
          <w:rFonts w:asciiTheme="minorHAnsi" w:hAnsiTheme="minorHAnsi" w:cs="Arial"/>
          <w:b w:val="0"/>
          <w:color w:val="auto"/>
        </w:rPr>
        <w:t>65 year olds (bottom centre).</w:t>
      </w:r>
    </w:p>
    <w:p w14:paraId="1B79D052" w14:textId="77777777" w:rsidR="00725B57" w:rsidRDefault="00725B57" w:rsidP="00725B57">
      <w:pPr>
        <w:keepNext/>
        <w:spacing w:line="276" w:lineRule="auto"/>
        <w:jc w:val="both"/>
      </w:pPr>
      <w:r>
        <w:rPr>
          <w:rFonts w:ascii="Times" w:hAnsi="Times" w:cs="Times"/>
          <w:noProof/>
          <w:sz w:val="32"/>
          <w:szCs w:val="32"/>
          <w:lang w:val="en-US"/>
        </w:rPr>
        <w:lastRenderedPageBreak/>
        <w:drawing>
          <wp:inline distT="0" distB="0" distL="0" distR="0" wp14:anchorId="1A0FB837" wp14:editId="681ADA9D">
            <wp:extent cx="8863330" cy="4966754"/>
            <wp:effectExtent l="0" t="0" r="1270" b="1206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4966754"/>
                    </a:xfrm>
                    <a:prstGeom prst="rect">
                      <a:avLst/>
                    </a:prstGeom>
                    <a:noFill/>
                    <a:ln>
                      <a:noFill/>
                    </a:ln>
                  </pic:spPr>
                </pic:pic>
              </a:graphicData>
            </a:graphic>
          </wp:inline>
        </w:drawing>
      </w:r>
    </w:p>
    <w:p w14:paraId="161C1146" w14:textId="412708DB" w:rsidR="00725B57" w:rsidRDefault="00725B57" w:rsidP="00725B57">
      <w:pPr>
        <w:jc w:val="both"/>
        <w:rPr>
          <w:sz w:val="20"/>
        </w:rPr>
      </w:pPr>
      <w:r w:rsidRPr="005616FF">
        <w:rPr>
          <w:sz w:val="20"/>
        </w:rPr>
        <w:t xml:space="preserve">Figure </w:t>
      </w:r>
      <w:r w:rsidRPr="005616FF">
        <w:rPr>
          <w:sz w:val="20"/>
        </w:rPr>
        <w:fldChar w:fldCharType="begin"/>
      </w:r>
      <w:r w:rsidRPr="005616FF">
        <w:rPr>
          <w:sz w:val="20"/>
        </w:rPr>
        <w:instrText xml:space="preserve"> SEQ Figure \* ARABIC </w:instrText>
      </w:r>
      <w:r w:rsidRPr="005616FF">
        <w:rPr>
          <w:sz w:val="20"/>
        </w:rPr>
        <w:fldChar w:fldCharType="separate"/>
      </w:r>
      <w:r>
        <w:rPr>
          <w:noProof/>
          <w:sz w:val="20"/>
        </w:rPr>
        <w:t>6</w:t>
      </w:r>
      <w:r w:rsidRPr="005616FF">
        <w:rPr>
          <w:sz w:val="20"/>
        </w:rPr>
        <w:fldChar w:fldCharType="end"/>
      </w:r>
      <w:r w:rsidRPr="005616FF">
        <w:rPr>
          <w:sz w:val="20"/>
        </w:rPr>
        <w:t>: Modelled temporal trend in proportion of all new TB cases due to (</w:t>
      </w:r>
      <w:proofErr w:type="gramStart"/>
      <w:r w:rsidRPr="005616FF">
        <w:rPr>
          <w:sz w:val="20"/>
        </w:rPr>
        <w:t>re)infection</w:t>
      </w:r>
      <w:proofErr w:type="gramEnd"/>
      <w:r w:rsidRPr="005616FF">
        <w:rPr>
          <w:sz w:val="20"/>
        </w:rPr>
        <w:t xml:space="preserve"> versus reactivation of latent infection in the overall</w:t>
      </w:r>
      <w:r w:rsidRPr="005616FF">
        <w:rPr>
          <w:rFonts w:cs="Arial"/>
          <w:sz w:val="20"/>
        </w:rPr>
        <w:t xml:space="preserve"> population (top left), </w:t>
      </w:r>
      <w:r w:rsidRPr="005616FF">
        <w:rPr>
          <w:sz w:val="20"/>
        </w:rPr>
        <w:t xml:space="preserve">and for </w:t>
      </w:r>
      <w:r w:rsidR="00F33819">
        <w:rPr>
          <w:sz w:val="20"/>
        </w:rPr>
        <w:t xml:space="preserve"> </w:t>
      </w:r>
      <w:r w:rsidRPr="005616FF">
        <w:rPr>
          <w:sz w:val="20"/>
        </w:rPr>
        <w:t xml:space="preserve">0-14 year olds (top centre), 15-54 year olds (top right), 55-64 year olds (bottom left), and </w:t>
      </w:r>
      <w:r w:rsidRPr="005616FF">
        <w:rPr>
          <w:sz w:val="20"/>
        </w:rPr>
        <w:sym w:font="Symbol" w:char="F0B3"/>
      </w:r>
      <w:r w:rsidRPr="005616FF">
        <w:rPr>
          <w:sz w:val="20"/>
        </w:rPr>
        <w:t>65 year olds (bottom centre).</w:t>
      </w:r>
    </w:p>
    <w:p w14:paraId="19A745A2" w14:textId="77777777" w:rsidR="00F33819" w:rsidRDefault="00F33819" w:rsidP="00725B57">
      <w:pPr>
        <w:jc w:val="both"/>
        <w:rPr>
          <w:sz w:val="20"/>
        </w:rPr>
        <w:sectPr w:rsidR="00F33819" w:rsidSect="00725B57">
          <w:pgSz w:w="16840" w:h="11900" w:orient="landscape"/>
          <w:pgMar w:top="1440" w:right="1440" w:bottom="1440" w:left="1440" w:header="708" w:footer="708" w:gutter="0"/>
          <w:cols w:space="708"/>
          <w:docGrid w:linePitch="360"/>
        </w:sectPr>
      </w:pPr>
    </w:p>
    <w:p w14:paraId="346A4251" w14:textId="5394FF89" w:rsidR="00BA46F9" w:rsidRPr="00725B57" w:rsidRDefault="00BA46F9" w:rsidP="00725B57">
      <w:pPr>
        <w:jc w:val="both"/>
        <w:rPr>
          <w:sz w:val="24"/>
          <w:szCs w:val="26"/>
        </w:rPr>
      </w:pPr>
    </w:p>
    <w:p w14:paraId="2999D7F6" w14:textId="2501513B" w:rsidR="000E351B" w:rsidRPr="005E19B5" w:rsidRDefault="000E351B" w:rsidP="000E351B">
      <w:pPr>
        <w:pStyle w:val="Caption"/>
        <w:keepNext/>
        <w:spacing w:after="80" w:line="480" w:lineRule="auto"/>
        <w:rPr>
          <w:rFonts w:asciiTheme="minorHAnsi" w:hAnsiTheme="minorHAnsi"/>
          <w:b w:val="0"/>
          <w:color w:val="auto"/>
        </w:rPr>
      </w:pPr>
      <w:r w:rsidRPr="005E19B5">
        <w:rPr>
          <w:rFonts w:asciiTheme="minorHAnsi" w:hAnsiTheme="minorHAnsi"/>
          <w:b w:val="0"/>
          <w:color w:val="auto"/>
        </w:rPr>
        <w:t xml:space="preserve">Table </w:t>
      </w:r>
      <w:r w:rsidRPr="005E19B5">
        <w:rPr>
          <w:rFonts w:asciiTheme="minorHAnsi" w:hAnsiTheme="minorHAnsi"/>
          <w:b w:val="0"/>
          <w:color w:val="auto"/>
        </w:rPr>
        <w:fldChar w:fldCharType="begin"/>
      </w:r>
      <w:r w:rsidRPr="005E19B5">
        <w:rPr>
          <w:rFonts w:asciiTheme="minorHAnsi" w:hAnsiTheme="minorHAnsi"/>
          <w:b w:val="0"/>
          <w:color w:val="auto"/>
        </w:rPr>
        <w:instrText xml:space="preserve"> SEQ Table \* ARABIC </w:instrText>
      </w:r>
      <w:r w:rsidRPr="005E19B5">
        <w:rPr>
          <w:rFonts w:asciiTheme="minorHAnsi" w:hAnsiTheme="minorHAnsi"/>
          <w:b w:val="0"/>
          <w:color w:val="auto"/>
        </w:rPr>
        <w:fldChar w:fldCharType="separate"/>
      </w:r>
      <w:r>
        <w:rPr>
          <w:rFonts w:asciiTheme="minorHAnsi" w:hAnsiTheme="minorHAnsi"/>
          <w:b w:val="0"/>
          <w:noProof/>
          <w:color w:val="auto"/>
        </w:rPr>
        <w:t>1</w:t>
      </w:r>
      <w:r w:rsidRPr="005E19B5">
        <w:rPr>
          <w:rFonts w:asciiTheme="minorHAnsi" w:hAnsiTheme="minorHAnsi"/>
          <w:b w:val="0"/>
          <w:color w:val="auto"/>
        </w:rPr>
        <w:fldChar w:fldCharType="end"/>
      </w:r>
      <w:r w:rsidRPr="005E19B5">
        <w:rPr>
          <w:rFonts w:asciiTheme="minorHAnsi" w:hAnsiTheme="minorHAnsi"/>
          <w:b w:val="0"/>
          <w:color w:val="auto"/>
        </w:rPr>
        <w:t xml:space="preserve">: Population Attributable Fraction </w:t>
      </w:r>
      <w:r w:rsidR="00FD582A">
        <w:rPr>
          <w:rFonts w:asciiTheme="minorHAnsi" w:hAnsiTheme="minorHAnsi"/>
          <w:b w:val="0"/>
          <w:color w:val="auto"/>
        </w:rPr>
        <w:t xml:space="preserve">(PAF) </w:t>
      </w:r>
      <w:r>
        <w:rPr>
          <w:rFonts w:asciiTheme="minorHAnsi" w:hAnsiTheme="minorHAnsi"/>
          <w:b w:val="0"/>
          <w:color w:val="auto"/>
        </w:rPr>
        <w:t xml:space="preserve">of annual number of </w:t>
      </w:r>
      <w:proofErr w:type="spellStart"/>
      <w:r w:rsidRPr="000E351B">
        <w:rPr>
          <w:rFonts w:asciiTheme="minorHAnsi" w:hAnsiTheme="minorHAnsi"/>
          <w:b w:val="0"/>
          <w:i/>
          <w:color w:val="auto"/>
        </w:rPr>
        <w:t>Mtb</w:t>
      </w:r>
      <w:proofErr w:type="spellEnd"/>
      <w:r>
        <w:rPr>
          <w:rFonts w:asciiTheme="minorHAnsi" w:hAnsiTheme="minorHAnsi"/>
          <w:b w:val="0"/>
          <w:color w:val="auto"/>
        </w:rPr>
        <w:t xml:space="preserve"> infections </w:t>
      </w:r>
      <w:r w:rsidRPr="005E19B5">
        <w:rPr>
          <w:rFonts w:asciiTheme="minorHAnsi" w:hAnsiTheme="minorHAnsi"/>
          <w:b w:val="0"/>
          <w:color w:val="auto"/>
        </w:rPr>
        <w:t>in 1970 and 2020</w:t>
      </w:r>
      <w:r>
        <w:rPr>
          <w:rFonts w:asciiTheme="minorHAnsi" w:hAnsiTheme="minorHAnsi"/>
          <w:b w:val="0"/>
          <w:color w:val="auto"/>
        </w:rPr>
        <w:t xml:space="preserve">, </w:t>
      </w:r>
      <w:r w:rsidRPr="005E19B5">
        <w:rPr>
          <w:rFonts w:asciiTheme="minorHAnsi" w:hAnsiTheme="minorHAnsi"/>
          <w:b w:val="0"/>
          <w:color w:val="auto"/>
        </w:rPr>
        <w:t>by age group</w:t>
      </w:r>
    </w:p>
    <w:tbl>
      <w:tblPr>
        <w:tblW w:w="8646" w:type="dxa"/>
        <w:tblInd w:w="534" w:type="dxa"/>
        <w:tblLayout w:type="fixed"/>
        <w:tblLook w:val="04A0" w:firstRow="1" w:lastRow="0" w:firstColumn="1" w:lastColumn="0" w:noHBand="0" w:noVBand="1"/>
      </w:tblPr>
      <w:tblGrid>
        <w:gridCol w:w="1428"/>
        <w:gridCol w:w="1276"/>
        <w:gridCol w:w="1276"/>
        <w:gridCol w:w="992"/>
        <w:gridCol w:w="1276"/>
        <w:gridCol w:w="1276"/>
        <w:gridCol w:w="1122"/>
      </w:tblGrid>
      <w:tr w:rsidR="000E351B" w:rsidRPr="00AF3012" w14:paraId="7CACA7ED" w14:textId="77777777" w:rsidTr="00CE0447">
        <w:trPr>
          <w:trHeight w:val="300"/>
        </w:trPr>
        <w:tc>
          <w:tcPr>
            <w:tcW w:w="1428" w:type="dxa"/>
            <w:vMerge w:val="restart"/>
            <w:tcBorders>
              <w:top w:val="single" w:sz="4" w:space="0" w:color="auto"/>
              <w:left w:val="single" w:sz="4" w:space="0" w:color="auto"/>
              <w:bottom w:val="double" w:sz="6" w:space="0" w:color="000000"/>
              <w:right w:val="double" w:sz="6" w:space="0" w:color="auto"/>
            </w:tcBorders>
            <w:shd w:val="clear" w:color="auto" w:fill="auto"/>
            <w:noWrap/>
            <w:vAlign w:val="center"/>
            <w:hideMark/>
          </w:tcPr>
          <w:p w14:paraId="0DFEC9D1" w14:textId="77777777" w:rsidR="000E351B" w:rsidRPr="00AF3012" w:rsidRDefault="000E351B" w:rsidP="000E351B">
            <w:pPr>
              <w:spacing w:after="0" w:line="480" w:lineRule="auto"/>
              <w:jc w:val="center"/>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Age group removed</w:t>
            </w:r>
          </w:p>
        </w:tc>
        <w:tc>
          <w:tcPr>
            <w:tcW w:w="3544" w:type="dxa"/>
            <w:gridSpan w:val="3"/>
            <w:tcBorders>
              <w:top w:val="single" w:sz="4" w:space="0" w:color="auto"/>
              <w:left w:val="nil"/>
              <w:bottom w:val="single" w:sz="4" w:space="0" w:color="auto"/>
              <w:right w:val="single" w:sz="18" w:space="0" w:color="auto"/>
            </w:tcBorders>
            <w:shd w:val="clear" w:color="auto" w:fill="auto"/>
            <w:noWrap/>
            <w:vAlign w:val="bottom"/>
            <w:hideMark/>
          </w:tcPr>
          <w:p w14:paraId="02911B6A" w14:textId="77777777" w:rsidR="000E351B" w:rsidRPr="00AF3012" w:rsidRDefault="000E351B" w:rsidP="000E351B">
            <w:pPr>
              <w:spacing w:after="0" w:line="480" w:lineRule="auto"/>
              <w:jc w:val="center"/>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1970</w:t>
            </w:r>
          </w:p>
        </w:tc>
        <w:tc>
          <w:tcPr>
            <w:tcW w:w="3674" w:type="dxa"/>
            <w:gridSpan w:val="3"/>
            <w:tcBorders>
              <w:top w:val="single" w:sz="4" w:space="0" w:color="auto"/>
              <w:left w:val="single" w:sz="18" w:space="0" w:color="auto"/>
              <w:bottom w:val="single" w:sz="4" w:space="0" w:color="auto"/>
              <w:right w:val="single" w:sz="4" w:space="0" w:color="000000"/>
            </w:tcBorders>
            <w:shd w:val="clear" w:color="auto" w:fill="auto"/>
            <w:noWrap/>
            <w:vAlign w:val="bottom"/>
            <w:hideMark/>
          </w:tcPr>
          <w:p w14:paraId="13D565BC" w14:textId="77777777" w:rsidR="000E351B" w:rsidRPr="00AF3012" w:rsidRDefault="000E351B" w:rsidP="000E351B">
            <w:pPr>
              <w:spacing w:after="0" w:line="480" w:lineRule="auto"/>
              <w:jc w:val="center"/>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2020</w:t>
            </w:r>
          </w:p>
        </w:tc>
      </w:tr>
      <w:tr w:rsidR="000E351B" w:rsidRPr="00AF3012" w14:paraId="24F27075" w14:textId="77777777" w:rsidTr="00CE0447">
        <w:trPr>
          <w:trHeight w:val="320"/>
        </w:trPr>
        <w:tc>
          <w:tcPr>
            <w:tcW w:w="1428" w:type="dxa"/>
            <w:vMerge/>
            <w:tcBorders>
              <w:top w:val="single" w:sz="4" w:space="0" w:color="auto"/>
              <w:left w:val="single" w:sz="4" w:space="0" w:color="auto"/>
              <w:bottom w:val="double" w:sz="6" w:space="0" w:color="000000"/>
              <w:right w:val="double" w:sz="6" w:space="0" w:color="auto"/>
            </w:tcBorders>
            <w:vAlign w:val="center"/>
            <w:hideMark/>
          </w:tcPr>
          <w:p w14:paraId="06B31CA6" w14:textId="77777777" w:rsidR="000E351B" w:rsidRPr="00AF3012" w:rsidRDefault="000E351B" w:rsidP="000E351B">
            <w:pPr>
              <w:spacing w:after="0" w:line="480" w:lineRule="auto"/>
              <w:rPr>
                <w:rFonts w:ascii="Calibri" w:eastAsia="Times New Roman" w:hAnsi="Calibri" w:cs="Times New Roman"/>
                <w:color w:val="000000"/>
                <w:sz w:val="24"/>
                <w:szCs w:val="24"/>
              </w:rPr>
            </w:pPr>
          </w:p>
        </w:tc>
        <w:tc>
          <w:tcPr>
            <w:tcW w:w="1276" w:type="dxa"/>
            <w:tcBorders>
              <w:top w:val="nil"/>
              <w:left w:val="nil"/>
              <w:bottom w:val="double" w:sz="6" w:space="0" w:color="auto"/>
              <w:right w:val="single" w:sz="4" w:space="0" w:color="auto"/>
            </w:tcBorders>
            <w:shd w:val="clear" w:color="auto" w:fill="auto"/>
            <w:noWrap/>
            <w:vAlign w:val="bottom"/>
            <w:hideMark/>
          </w:tcPr>
          <w:p w14:paraId="205EAF00" w14:textId="77777777" w:rsidR="000E351B" w:rsidRPr="00AF3012" w:rsidRDefault="000E351B" w:rsidP="000E351B">
            <w:pPr>
              <w:spacing w:after="0" w:line="480" w:lineRule="auto"/>
              <w:jc w:val="center"/>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Baseline</w:t>
            </w:r>
          </w:p>
        </w:tc>
        <w:tc>
          <w:tcPr>
            <w:tcW w:w="1276" w:type="dxa"/>
            <w:tcBorders>
              <w:top w:val="nil"/>
              <w:left w:val="nil"/>
              <w:bottom w:val="double" w:sz="6" w:space="0" w:color="auto"/>
              <w:right w:val="single" w:sz="4" w:space="0" w:color="auto"/>
            </w:tcBorders>
            <w:shd w:val="clear" w:color="auto" w:fill="auto"/>
            <w:noWrap/>
            <w:vAlign w:val="bottom"/>
            <w:hideMark/>
          </w:tcPr>
          <w:p w14:paraId="6B6C4A4B" w14:textId="77777777" w:rsidR="000E351B" w:rsidRPr="00AF3012" w:rsidRDefault="000E351B" w:rsidP="000E351B">
            <w:pPr>
              <w:spacing w:after="0" w:line="480" w:lineRule="auto"/>
              <w:jc w:val="center"/>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Group Removed</w:t>
            </w:r>
          </w:p>
        </w:tc>
        <w:tc>
          <w:tcPr>
            <w:tcW w:w="992" w:type="dxa"/>
            <w:tcBorders>
              <w:top w:val="nil"/>
              <w:left w:val="nil"/>
              <w:bottom w:val="double" w:sz="6" w:space="0" w:color="auto"/>
              <w:right w:val="single" w:sz="18" w:space="0" w:color="auto"/>
            </w:tcBorders>
            <w:shd w:val="clear" w:color="auto" w:fill="auto"/>
            <w:noWrap/>
            <w:vAlign w:val="bottom"/>
            <w:hideMark/>
          </w:tcPr>
          <w:p w14:paraId="346B2166" w14:textId="77777777" w:rsidR="000E351B" w:rsidRPr="00AF3012" w:rsidRDefault="000E351B" w:rsidP="000E351B">
            <w:pPr>
              <w:spacing w:after="0" w:line="480" w:lineRule="auto"/>
              <w:jc w:val="center"/>
              <w:rPr>
                <w:rFonts w:ascii="Calibri" w:eastAsia="Times New Roman" w:hAnsi="Calibri" w:cs="Times New Roman"/>
                <w:b/>
                <w:bCs/>
                <w:color w:val="000000"/>
                <w:sz w:val="24"/>
                <w:szCs w:val="24"/>
              </w:rPr>
            </w:pPr>
            <w:r w:rsidRPr="00AF3012">
              <w:rPr>
                <w:rFonts w:ascii="Calibri" w:eastAsia="Times New Roman" w:hAnsi="Calibri" w:cs="Times New Roman"/>
                <w:b/>
                <w:bCs/>
                <w:color w:val="000000"/>
                <w:sz w:val="24"/>
                <w:szCs w:val="24"/>
              </w:rPr>
              <w:t>PAF</w:t>
            </w:r>
          </w:p>
        </w:tc>
        <w:tc>
          <w:tcPr>
            <w:tcW w:w="1276" w:type="dxa"/>
            <w:tcBorders>
              <w:top w:val="nil"/>
              <w:left w:val="single" w:sz="18" w:space="0" w:color="auto"/>
              <w:bottom w:val="double" w:sz="6" w:space="0" w:color="auto"/>
              <w:right w:val="single" w:sz="4" w:space="0" w:color="auto"/>
            </w:tcBorders>
            <w:shd w:val="clear" w:color="auto" w:fill="auto"/>
            <w:noWrap/>
            <w:vAlign w:val="bottom"/>
            <w:hideMark/>
          </w:tcPr>
          <w:p w14:paraId="0CED0D2A" w14:textId="77777777" w:rsidR="000E351B" w:rsidRPr="00AF3012" w:rsidRDefault="000E351B" w:rsidP="000E351B">
            <w:pPr>
              <w:spacing w:after="0" w:line="480" w:lineRule="auto"/>
              <w:jc w:val="center"/>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Baseline</w:t>
            </w:r>
          </w:p>
        </w:tc>
        <w:tc>
          <w:tcPr>
            <w:tcW w:w="1276" w:type="dxa"/>
            <w:tcBorders>
              <w:top w:val="nil"/>
              <w:left w:val="nil"/>
              <w:bottom w:val="double" w:sz="6" w:space="0" w:color="auto"/>
              <w:right w:val="single" w:sz="4" w:space="0" w:color="auto"/>
            </w:tcBorders>
            <w:shd w:val="clear" w:color="auto" w:fill="auto"/>
            <w:noWrap/>
            <w:vAlign w:val="bottom"/>
            <w:hideMark/>
          </w:tcPr>
          <w:p w14:paraId="7D1EC631" w14:textId="77777777" w:rsidR="000E351B" w:rsidRPr="00AF3012" w:rsidRDefault="000E351B" w:rsidP="000E351B">
            <w:pPr>
              <w:spacing w:after="0" w:line="480" w:lineRule="auto"/>
              <w:jc w:val="center"/>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Group Removed</w:t>
            </w:r>
          </w:p>
        </w:tc>
        <w:tc>
          <w:tcPr>
            <w:tcW w:w="1122" w:type="dxa"/>
            <w:tcBorders>
              <w:top w:val="nil"/>
              <w:left w:val="nil"/>
              <w:bottom w:val="double" w:sz="6" w:space="0" w:color="auto"/>
              <w:right w:val="single" w:sz="4" w:space="0" w:color="auto"/>
            </w:tcBorders>
            <w:shd w:val="clear" w:color="auto" w:fill="auto"/>
            <w:noWrap/>
            <w:vAlign w:val="bottom"/>
            <w:hideMark/>
          </w:tcPr>
          <w:p w14:paraId="20A64003" w14:textId="77777777" w:rsidR="000E351B" w:rsidRPr="00AF3012" w:rsidRDefault="000E351B" w:rsidP="000E351B">
            <w:pPr>
              <w:spacing w:after="0" w:line="480" w:lineRule="auto"/>
              <w:jc w:val="center"/>
              <w:rPr>
                <w:rFonts w:ascii="Calibri" w:eastAsia="Times New Roman" w:hAnsi="Calibri" w:cs="Times New Roman"/>
                <w:b/>
                <w:bCs/>
                <w:color w:val="000000"/>
                <w:sz w:val="24"/>
                <w:szCs w:val="24"/>
              </w:rPr>
            </w:pPr>
            <w:r w:rsidRPr="00AF3012">
              <w:rPr>
                <w:rFonts w:ascii="Calibri" w:eastAsia="Times New Roman" w:hAnsi="Calibri" w:cs="Times New Roman"/>
                <w:b/>
                <w:bCs/>
                <w:color w:val="000000"/>
                <w:sz w:val="24"/>
                <w:szCs w:val="24"/>
              </w:rPr>
              <w:t>PAF</w:t>
            </w:r>
          </w:p>
        </w:tc>
      </w:tr>
      <w:tr w:rsidR="000E351B" w:rsidRPr="00AF3012" w14:paraId="69ECB4E4" w14:textId="77777777" w:rsidTr="00CE0447">
        <w:trPr>
          <w:trHeight w:val="320"/>
        </w:trPr>
        <w:tc>
          <w:tcPr>
            <w:tcW w:w="1428" w:type="dxa"/>
            <w:tcBorders>
              <w:top w:val="nil"/>
              <w:left w:val="single" w:sz="4" w:space="0" w:color="auto"/>
              <w:bottom w:val="single" w:sz="4" w:space="0" w:color="auto"/>
              <w:right w:val="double" w:sz="6" w:space="0" w:color="auto"/>
            </w:tcBorders>
            <w:shd w:val="clear" w:color="auto" w:fill="auto"/>
            <w:noWrap/>
            <w:vAlign w:val="bottom"/>
            <w:hideMark/>
          </w:tcPr>
          <w:p w14:paraId="03D10948" w14:textId="77777777" w:rsidR="000E351B" w:rsidRPr="00AF3012" w:rsidRDefault="000E351B" w:rsidP="000E351B">
            <w:pPr>
              <w:spacing w:after="0" w:line="480" w:lineRule="auto"/>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0-5yrs</w:t>
            </w:r>
          </w:p>
        </w:tc>
        <w:tc>
          <w:tcPr>
            <w:tcW w:w="1276" w:type="dxa"/>
            <w:tcBorders>
              <w:top w:val="nil"/>
              <w:left w:val="nil"/>
              <w:bottom w:val="single" w:sz="4" w:space="0" w:color="auto"/>
              <w:right w:val="single" w:sz="4" w:space="0" w:color="auto"/>
            </w:tcBorders>
            <w:shd w:val="clear" w:color="auto" w:fill="auto"/>
            <w:noWrap/>
            <w:vAlign w:val="bottom"/>
            <w:hideMark/>
          </w:tcPr>
          <w:p w14:paraId="055DBB4B" w14:textId="63D52D8F" w:rsidR="000E351B" w:rsidRPr="00AF3012" w:rsidRDefault="00FD582A" w:rsidP="00FD582A">
            <w:pPr>
              <w:spacing w:after="0" w:line="480" w:lineRule="auto"/>
              <w:jc w:val="right"/>
              <w:rPr>
                <w:rFonts w:ascii="Calibri" w:eastAsia="Times New Roman" w:hAnsi="Calibri" w:cs="Times New Roman"/>
                <w:color w:val="000000"/>
                <w:sz w:val="24"/>
                <w:szCs w:val="24"/>
              </w:rPr>
            </w:pPr>
            <w:r>
              <w:rPr>
                <w:rFonts w:ascii="Calibri" w:eastAsia="Times New Roman" w:hAnsi="Calibri" w:cs="Times New Roman"/>
                <w:color w:val="000000"/>
                <w:sz w:val="24"/>
                <w:szCs w:val="24"/>
              </w:rPr>
              <w:t>59750</w:t>
            </w:r>
            <w:r w:rsidRPr="00AF3012">
              <w:rPr>
                <w:rFonts w:ascii="Calibri" w:eastAsia="Times New Roman" w:hAnsi="Calibri" w:cs="Times New Roman"/>
                <w:color w:val="000000"/>
                <w:sz w:val="24"/>
                <w:szCs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77E6DF32" w14:textId="511C08EE" w:rsidR="000E351B" w:rsidRPr="00AF3012" w:rsidRDefault="00FD582A" w:rsidP="00FD582A">
            <w:pPr>
              <w:spacing w:after="0"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58652</w:t>
            </w:r>
          </w:p>
        </w:tc>
        <w:tc>
          <w:tcPr>
            <w:tcW w:w="992" w:type="dxa"/>
            <w:tcBorders>
              <w:top w:val="nil"/>
              <w:left w:val="nil"/>
              <w:bottom w:val="single" w:sz="4" w:space="0" w:color="auto"/>
              <w:right w:val="single" w:sz="18" w:space="0" w:color="auto"/>
            </w:tcBorders>
            <w:shd w:val="clear" w:color="auto" w:fill="auto"/>
            <w:noWrap/>
            <w:vAlign w:val="bottom"/>
            <w:hideMark/>
          </w:tcPr>
          <w:p w14:paraId="6F0D6EC8" w14:textId="77777777" w:rsidR="000E351B" w:rsidRPr="00AF3012" w:rsidRDefault="000E351B" w:rsidP="000E351B">
            <w:pPr>
              <w:spacing w:after="0" w:line="480" w:lineRule="auto"/>
              <w:jc w:val="right"/>
              <w:rPr>
                <w:rFonts w:ascii="Calibri" w:eastAsia="Times New Roman" w:hAnsi="Calibri" w:cs="Times New Roman"/>
                <w:b/>
                <w:bCs/>
                <w:color w:val="000000"/>
                <w:sz w:val="24"/>
                <w:szCs w:val="24"/>
              </w:rPr>
            </w:pPr>
            <w:r w:rsidRPr="00AF3012">
              <w:rPr>
                <w:rFonts w:ascii="Calibri" w:eastAsia="Times New Roman" w:hAnsi="Calibri" w:cs="Times New Roman"/>
                <w:b/>
                <w:bCs/>
                <w:color w:val="000000"/>
                <w:sz w:val="24"/>
                <w:szCs w:val="24"/>
              </w:rPr>
              <w:t>1.8</w:t>
            </w:r>
          </w:p>
        </w:tc>
        <w:tc>
          <w:tcPr>
            <w:tcW w:w="1276" w:type="dxa"/>
            <w:tcBorders>
              <w:top w:val="nil"/>
              <w:left w:val="single" w:sz="18" w:space="0" w:color="auto"/>
              <w:bottom w:val="single" w:sz="4" w:space="0" w:color="auto"/>
              <w:right w:val="single" w:sz="4" w:space="0" w:color="auto"/>
            </w:tcBorders>
            <w:shd w:val="clear" w:color="auto" w:fill="auto"/>
            <w:noWrap/>
            <w:vAlign w:val="bottom"/>
            <w:hideMark/>
          </w:tcPr>
          <w:p w14:paraId="715FE4F7" w14:textId="0441B8C5"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3174</w:t>
            </w:r>
          </w:p>
        </w:tc>
        <w:tc>
          <w:tcPr>
            <w:tcW w:w="1276" w:type="dxa"/>
            <w:tcBorders>
              <w:top w:val="nil"/>
              <w:left w:val="nil"/>
              <w:bottom w:val="single" w:sz="4" w:space="0" w:color="auto"/>
              <w:right w:val="single" w:sz="4" w:space="0" w:color="auto"/>
            </w:tcBorders>
            <w:shd w:val="clear" w:color="auto" w:fill="auto"/>
            <w:noWrap/>
            <w:vAlign w:val="bottom"/>
            <w:hideMark/>
          </w:tcPr>
          <w:p w14:paraId="06DFD0BE" w14:textId="38E70FB1"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3161</w:t>
            </w:r>
          </w:p>
        </w:tc>
        <w:tc>
          <w:tcPr>
            <w:tcW w:w="1122" w:type="dxa"/>
            <w:tcBorders>
              <w:top w:val="nil"/>
              <w:left w:val="nil"/>
              <w:bottom w:val="single" w:sz="4" w:space="0" w:color="auto"/>
              <w:right w:val="single" w:sz="4" w:space="0" w:color="auto"/>
            </w:tcBorders>
            <w:shd w:val="clear" w:color="auto" w:fill="auto"/>
            <w:noWrap/>
            <w:vAlign w:val="bottom"/>
            <w:hideMark/>
          </w:tcPr>
          <w:p w14:paraId="5357C9FC" w14:textId="77777777" w:rsidR="000E351B" w:rsidRPr="00AF3012" w:rsidRDefault="000E351B" w:rsidP="000E351B">
            <w:pPr>
              <w:spacing w:after="0" w:line="480" w:lineRule="auto"/>
              <w:jc w:val="right"/>
              <w:rPr>
                <w:rFonts w:ascii="Calibri" w:eastAsia="Times New Roman" w:hAnsi="Calibri" w:cs="Times New Roman"/>
                <w:b/>
                <w:bCs/>
                <w:color w:val="000000"/>
                <w:sz w:val="24"/>
                <w:szCs w:val="24"/>
              </w:rPr>
            </w:pPr>
            <w:r w:rsidRPr="00AF3012">
              <w:rPr>
                <w:rFonts w:ascii="Calibri" w:eastAsia="Times New Roman" w:hAnsi="Calibri" w:cs="Times New Roman"/>
                <w:b/>
                <w:bCs/>
                <w:color w:val="000000"/>
                <w:sz w:val="24"/>
                <w:szCs w:val="24"/>
              </w:rPr>
              <w:t>0.4</w:t>
            </w:r>
          </w:p>
        </w:tc>
      </w:tr>
      <w:tr w:rsidR="000E351B" w:rsidRPr="00AF3012" w14:paraId="1CCC2F0C" w14:textId="77777777" w:rsidTr="00CE0447">
        <w:trPr>
          <w:trHeight w:val="300"/>
        </w:trPr>
        <w:tc>
          <w:tcPr>
            <w:tcW w:w="1428" w:type="dxa"/>
            <w:tcBorders>
              <w:top w:val="nil"/>
              <w:left w:val="single" w:sz="4" w:space="0" w:color="auto"/>
              <w:bottom w:val="single" w:sz="4" w:space="0" w:color="auto"/>
              <w:right w:val="double" w:sz="6" w:space="0" w:color="auto"/>
            </w:tcBorders>
            <w:shd w:val="clear" w:color="auto" w:fill="auto"/>
            <w:noWrap/>
            <w:vAlign w:val="bottom"/>
            <w:hideMark/>
          </w:tcPr>
          <w:p w14:paraId="38E481B2" w14:textId="77777777" w:rsidR="000E351B" w:rsidRPr="00AF3012" w:rsidRDefault="000E351B" w:rsidP="000E351B">
            <w:pPr>
              <w:spacing w:after="0" w:line="480" w:lineRule="auto"/>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6-19yrs</w:t>
            </w:r>
          </w:p>
        </w:tc>
        <w:tc>
          <w:tcPr>
            <w:tcW w:w="1276" w:type="dxa"/>
            <w:tcBorders>
              <w:top w:val="nil"/>
              <w:left w:val="nil"/>
              <w:bottom w:val="single" w:sz="4" w:space="0" w:color="auto"/>
              <w:right w:val="single" w:sz="4" w:space="0" w:color="auto"/>
            </w:tcBorders>
            <w:shd w:val="clear" w:color="auto" w:fill="auto"/>
            <w:noWrap/>
            <w:vAlign w:val="bottom"/>
            <w:hideMark/>
          </w:tcPr>
          <w:p w14:paraId="31504E99" w14:textId="6DAC1FE7"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59750</w:t>
            </w:r>
          </w:p>
        </w:tc>
        <w:tc>
          <w:tcPr>
            <w:tcW w:w="1276" w:type="dxa"/>
            <w:tcBorders>
              <w:top w:val="nil"/>
              <w:left w:val="nil"/>
              <w:bottom w:val="single" w:sz="4" w:space="0" w:color="auto"/>
              <w:right w:val="single" w:sz="4" w:space="0" w:color="auto"/>
            </w:tcBorders>
            <w:shd w:val="clear" w:color="auto" w:fill="auto"/>
            <w:noWrap/>
            <w:vAlign w:val="bottom"/>
            <w:hideMark/>
          </w:tcPr>
          <w:p w14:paraId="70E4219D" w14:textId="3B8F79DD"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50799</w:t>
            </w:r>
          </w:p>
        </w:tc>
        <w:tc>
          <w:tcPr>
            <w:tcW w:w="992" w:type="dxa"/>
            <w:tcBorders>
              <w:top w:val="nil"/>
              <w:left w:val="nil"/>
              <w:bottom w:val="single" w:sz="4" w:space="0" w:color="auto"/>
              <w:right w:val="single" w:sz="18" w:space="0" w:color="auto"/>
            </w:tcBorders>
            <w:shd w:val="clear" w:color="auto" w:fill="auto"/>
            <w:noWrap/>
            <w:vAlign w:val="bottom"/>
            <w:hideMark/>
          </w:tcPr>
          <w:p w14:paraId="7AEA82A9" w14:textId="77777777" w:rsidR="000E351B" w:rsidRPr="00AF3012" w:rsidRDefault="000E351B" w:rsidP="000E351B">
            <w:pPr>
              <w:spacing w:after="0" w:line="480" w:lineRule="auto"/>
              <w:jc w:val="right"/>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15.0</w:t>
            </w:r>
          </w:p>
        </w:tc>
        <w:tc>
          <w:tcPr>
            <w:tcW w:w="1276" w:type="dxa"/>
            <w:tcBorders>
              <w:top w:val="nil"/>
              <w:left w:val="single" w:sz="18" w:space="0" w:color="auto"/>
              <w:bottom w:val="single" w:sz="4" w:space="0" w:color="auto"/>
              <w:right w:val="single" w:sz="4" w:space="0" w:color="auto"/>
            </w:tcBorders>
            <w:shd w:val="clear" w:color="auto" w:fill="auto"/>
            <w:noWrap/>
            <w:vAlign w:val="bottom"/>
            <w:hideMark/>
          </w:tcPr>
          <w:p w14:paraId="11A38CB3" w14:textId="685A0DAB"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3174</w:t>
            </w:r>
          </w:p>
        </w:tc>
        <w:tc>
          <w:tcPr>
            <w:tcW w:w="1276" w:type="dxa"/>
            <w:tcBorders>
              <w:top w:val="nil"/>
              <w:left w:val="nil"/>
              <w:bottom w:val="single" w:sz="4" w:space="0" w:color="auto"/>
              <w:right w:val="single" w:sz="4" w:space="0" w:color="auto"/>
            </w:tcBorders>
            <w:shd w:val="clear" w:color="auto" w:fill="auto"/>
            <w:noWrap/>
            <w:vAlign w:val="bottom"/>
            <w:hideMark/>
          </w:tcPr>
          <w:p w14:paraId="4A5979E1" w14:textId="3F431412"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3086</w:t>
            </w:r>
          </w:p>
        </w:tc>
        <w:tc>
          <w:tcPr>
            <w:tcW w:w="1122" w:type="dxa"/>
            <w:tcBorders>
              <w:top w:val="nil"/>
              <w:left w:val="nil"/>
              <w:bottom w:val="single" w:sz="4" w:space="0" w:color="auto"/>
              <w:right w:val="single" w:sz="4" w:space="0" w:color="auto"/>
            </w:tcBorders>
            <w:shd w:val="clear" w:color="auto" w:fill="auto"/>
            <w:noWrap/>
            <w:vAlign w:val="bottom"/>
            <w:hideMark/>
          </w:tcPr>
          <w:p w14:paraId="65A5982F" w14:textId="77777777" w:rsidR="000E351B" w:rsidRPr="00AF3012" w:rsidRDefault="000E351B" w:rsidP="000E351B">
            <w:pPr>
              <w:spacing w:after="0" w:line="480" w:lineRule="auto"/>
              <w:jc w:val="right"/>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2.</w:t>
            </w:r>
            <w:r w:rsidRPr="00AF3012">
              <w:rPr>
                <w:rFonts w:ascii="Calibri" w:eastAsia="Times New Roman" w:hAnsi="Calibri" w:cs="Times New Roman"/>
                <w:b/>
                <w:bCs/>
                <w:color w:val="000000"/>
                <w:sz w:val="24"/>
                <w:szCs w:val="24"/>
              </w:rPr>
              <w:t>8</w:t>
            </w:r>
          </w:p>
        </w:tc>
      </w:tr>
      <w:tr w:rsidR="000E351B" w:rsidRPr="00AF3012" w14:paraId="2DFC7E89" w14:textId="77777777" w:rsidTr="00CE0447">
        <w:trPr>
          <w:trHeight w:val="300"/>
        </w:trPr>
        <w:tc>
          <w:tcPr>
            <w:tcW w:w="1428" w:type="dxa"/>
            <w:tcBorders>
              <w:top w:val="nil"/>
              <w:left w:val="single" w:sz="4" w:space="0" w:color="auto"/>
              <w:bottom w:val="single" w:sz="4" w:space="0" w:color="auto"/>
              <w:right w:val="double" w:sz="6" w:space="0" w:color="auto"/>
            </w:tcBorders>
            <w:shd w:val="clear" w:color="auto" w:fill="auto"/>
            <w:noWrap/>
            <w:vAlign w:val="bottom"/>
            <w:hideMark/>
          </w:tcPr>
          <w:p w14:paraId="6035AF62" w14:textId="77777777" w:rsidR="000E351B" w:rsidRPr="00AF3012" w:rsidRDefault="000E351B" w:rsidP="000E351B">
            <w:pPr>
              <w:spacing w:after="0" w:line="480" w:lineRule="auto"/>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20-64yrs</w:t>
            </w:r>
          </w:p>
        </w:tc>
        <w:tc>
          <w:tcPr>
            <w:tcW w:w="1276" w:type="dxa"/>
            <w:tcBorders>
              <w:top w:val="nil"/>
              <w:left w:val="nil"/>
              <w:bottom w:val="single" w:sz="4" w:space="0" w:color="auto"/>
              <w:right w:val="single" w:sz="4" w:space="0" w:color="auto"/>
            </w:tcBorders>
            <w:shd w:val="clear" w:color="auto" w:fill="auto"/>
            <w:noWrap/>
            <w:vAlign w:val="bottom"/>
            <w:hideMark/>
          </w:tcPr>
          <w:p w14:paraId="06961C25" w14:textId="7F50D67A"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59750</w:t>
            </w:r>
          </w:p>
        </w:tc>
        <w:tc>
          <w:tcPr>
            <w:tcW w:w="1276" w:type="dxa"/>
            <w:tcBorders>
              <w:top w:val="nil"/>
              <w:left w:val="nil"/>
              <w:bottom w:val="single" w:sz="4" w:space="0" w:color="auto"/>
              <w:right w:val="single" w:sz="4" w:space="0" w:color="auto"/>
            </w:tcBorders>
            <w:shd w:val="clear" w:color="auto" w:fill="auto"/>
            <w:noWrap/>
            <w:vAlign w:val="bottom"/>
            <w:hideMark/>
          </w:tcPr>
          <w:p w14:paraId="47C26D3D" w14:textId="4BEA8053"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27566</w:t>
            </w:r>
          </w:p>
        </w:tc>
        <w:tc>
          <w:tcPr>
            <w:tcW w:w="992" w:type="dxa"/>
            <w:tcBorders>
              <w:top w:val="nil"/>
              <w:left w:val="nil"/>
              <w:bottom w:val="single" w:sz="4" w:space="0" w:color="auto"/>
              <w:right w:val="single" w:sz="18" w:space="0" w:color="auto"/>
            </w:tcBorders>
            <w:shd w:val="clear" w:color="auto" w:fill="auto"/>
            <w:noWrap/>
            <w:vAlign w:val="bottom"/>
            <w:hideMark/>
          </w:tcPr>
          <w:p w14:paraId="08E5A70A" w14:textId="77777777" w:rsidR="000E351B" w:rsidRPr="00AF3012" w:rsidRDefault="000E351B" w:rsidP="000E351B">
            <w:pPr>
              <w:spacing w:after="0" w:line="480" w:lineRule="auto"/>
              <w:jc w:val="right"/>
              <w:rPr>
                <w:rFonts w:ascii="Calibri" w:eastAsia="Times New Roman" w:hAnsi="Calibri" w:cs="Times New Roman"/>
                <w:b/>
                <w:bCs/>
                <w:color w:val="000000"/>
                <w:sz w:val="24"/>
                <w:szCs w:val="24"/>
              </w:rPr>
            </w:pPr>
            <w:r w:rsidRPr="00AF3012">
              <w:rPr>
                <w:rFonts w:ascii="Calibri" w:eastAsia="Times New Roman" w:hAnsi="Calibri" w:cs="Times New Roman"/>
                <w:b/>
                <w:bCs/>
                <w:color w:val="000000"/>
                <w:sz w:val="24"/>
                <w:szCs w:val="24"/>
              </w:rPr>
              <w:t>53.</w:t>
            </w:r>
            <w:r>
              <w:rPr>
                <w:rFonts w:ascii="Calibri" w:eastAsia="Times New Roman" w:hAnsi="Calibri" w:cs="Times New Roman"/>
                <w:b/>
                <w:bCs/>
                <w:color w:val="000000"/>
                <w:sz w:val="24"/>
                <w:szCs w:val="24"/>
              </w:rPr>
              <w:t>9</w:t>
            </w:r>
          </w:p>
        </w:tc>
        <w:tc>
          <w:tcPr>
            <w:tcW w:w="1276" w:type="dxa"/>
            <w:tcBorders>
              <w:top w:val="nil"/>
              <w:left w:val="single" w:sz="18" w:space="0" w:color="auto"/>
              <w:bottom w:val="single" w:sz="4" w:space="0" w:color="auto"/>
              <w:right w:val="single" w:sz="4" w:space="0" w:color="auto"/>
            </w:tcBorders>
            <w:shd w:val="clear" w:color="auto" w:fill="auto"/>
            <w:noWrap/>
            <w:vAlign w:val="bottom"/>
            <w:hideMark/>
          </w:tcPr>
          <w:p w14:paraId="6D45D0FE" w14:textId="61CB4A7C"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3174</w:t>
            </w:r>
          </w:p>
        </w:tc>
        <w:tc>
          <w:tcPr>
            <w:tcW w:w="1276" w:type="dxa"/>
            <w:tcBorders>
              <w:top w:val="nil"/>
              <w:left w:val="nil"/>
              <w:bottom w:val="single" w:sz="4" w:space="0" w:color="auto"/>
              <w:right w:val="single" w:sz="4" w:space="0" w:color="auto"/>
            </w:tcBorders>
            <w:shd w:val="clear" w:color="auto" w:fill="auto"/>
            <w:noWrap/>
            <w:vAlign w:val="bottom"/>
            <w:hideMark/>
          </w:tcPr>
          <w:p w14:paraId="2A6FA07A" w14:textId="5E425087" w:rsidR="000E351B" w:rsidRPr="00AF3012" w:rsidRDefault="00FD582A" w:rsidP="000E351B">
            <w:pPr>
              <w:spacing w:after="0" w:line="480" w:lineRule="auto"/>
              <w:jc w:val="right"/>
              <w:rPr>
                <w:rFonts w:ascii="Calibri" w:eastAsia="Times New Roman" w:hAnsi="Calibri" w:cs="Times New Roman"/>
                <w:color w:val="000000"/>
                <w:sz w:val="24"/>
                <w:szCs w:val="24"/>
              </w:rPr>
            </w:pPr>
            <w:r>
              <w:rPr>
                <w:rFonts w:ascii="Calibri" w:eastAsia="Times New Roman" w:hAnsi="Calibri" w:cs="Times New Roman"/>
                <w:color w:val="000000"/>
                <w:sz w:val="24"/>
                <w:szCs w:val="24"/>
              </w:rPr>
              <w:t>2138</w:t>
            </w:r>
          </w:p>
        </w:tc>
        <w:tc>
          <w:tcPr>
            <w:tcW w:w="1122" w:type="dxa"/>
            <w:tcBorders>
              <w:top w:val="nil"/>
              <w:left w:val="nil"/>
              <w:bottom w:val="single" w:sz="4" w:space="0" w:color="auto"/>
              <w:right w:val="single" w:sz="4" w:space="0" w:color="auto"/>
            </w:tcBorders>
            <w:shd w:val="clear" w:color="auto" w:fill="auto"/>
            <w:noWrap/>
            <w:vAlign w:val="bottom"/>
            <w:hideMark/>
          </w:tcPr>
          <w:p w14:paraId="176C3A12" w14:textId="77777777" w:rsidR="000E351B" w:rsidRPr="00AF3012" w:rsidRDefault="000E351B" w:rsidP="000E351B">
            <w:pPr>
              <w:spacing w:after="0" w:line="480" w:lineRule="auto"/>
              <w:jc w:val="right"/>
              <w:rPr>
                <w:rFonts w:ascii="Calibri" w:eastAsia="Times New Roman" w:hAnsi="Calibri" w:cs="Times New Roman"/>
                <w:b/>
                <w:bCs/>
                <w:color w:val="000000"/>
                <w:sz w:val="24"/>
                <w:szCs w:val="24"/>
              </w:rPr>
            </w:pPr>
            <w:r w:rsidRPr="00AF3012">
              <w:rPr>
                <w:rFonts w:ascii="Calibri" w:eastAsia="Times New Roman" w:hAnsi="Calibri" w:cs="Times New Roman"/>
                <w:b/>
                <w:bCs/>
                <w:color w:val="000000"/>
                <w:sz w:val="24"/>
                <w:szCs w:val="24"/>
              </w:rPr>
              <w:t>32.6</w:t>
            </w:r>
          </w:p>
        </w:tc>
      </w:tr>
      <w:tr w:rsidR="000E351B" w:rsidRPr="00AF3012" w14:paraId="62AC8EB8" w14:textId="77777777" w:rsidTr="00CE0447">
        <w:trPr>
          <w:trHeight w:val="300"/>
        </w:trPr>
        <w:tc>
          <w:tcPr>
            <w:tcW w:w="1428" w:type="dxa"/>
            <w:tcBorders>
              <w:top w:val="nil"/>
              <w:left w:val="single" w:sz="4" w:space="0" w:color="auto"/>
              <w:bottom w:val="single" w:sz="4" w:space="0" w:color="auto"/>
              <w:right w:val="double" w:sz="6" w:space="0" w:color="auto"/>
            </w:tcBorders>
            <w:shd w:val="clear" w:color="auto" w:fill="auto"/>
            <w:noWrap/>
            <w:vAlign w:val="bottom"/>
            <w:hideMark/>
          </w:tcPr>
          <w:p w14:paraId="4A8F17E0" w14:textId="77777777" w:rsidR="000E351B" w:rsidRPr="00AF3012" w:rsidRDefault="000E351B" w:rsidP="000E351B">
            <w:pPr>
              <w:spacing w:after="0" w:line="480" w:lineRule="auto"/>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65+years</w:t>
            </w:r>
          </w:p>
        </w:tc>
        <w:tc>
          <w:tcPr>
            <w:tcW w:w="1276" w:type="dxa"/>
            <w:tcBorders>
              <w:top w:val="nil"/>
              <w:left w:val="nil"/>
              <w:bottom w:val="single" w:sz="4" w:space="0" w:color="auto"/>
              <w:right w:val="single" w:sz="4" w:space="0" w:color="auto"/>
            </w:tcBorders>
            <w:shd w:val="clear" w:color="auto" w:fill="auto"/>
            <w:noWrap/>
            <w:vAlign w:val="bottom"/>
            <w:hideMark/>
          </w:tcPr>
          <w:p w14:paraId="6E93B880" w14:textId="5B41065F"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59750</w:t>
            </w:r>
          </w:p>
        </w:tc>
        <w:tc>
          <w:tcPr>
            <w:tcW w:w="1276" w:type="dxa"/>
            <w:tcBorders>
              <w:top w:val="nil"/>
              <w:left w:val="nil"/>
              <w:bottom w:val="single" w:sz="4" w:space="0" w:color="auto"/>
              <w:right w:val="single" w:sz="4" w:space="0" w:color="auto"/>
            </w:tcBorders>
            <w:shd w:val="clear" w:color="auto" w:fill="auto"/>
            <w:noWrap/>
            <w:vAlign w:val="bottom"/>
            <w:hideMark/>
          </w:tcPr>
          <w:p w14:paraId="3419F552" w14:textId="7E49BB87"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37688</w:t>
            </w:r>
          </w:p>
        </w:tc>
        <w:tc>
          <w:tcPr>
            <w:tcW w:w="992" w:type="dxa"/>
            <w:tcBorders>
              <w:top w:val="nil"/>
              <w:left w:val="nil"/>
              <w:bottom w:val="single" w:sz="4" w:space="0" w:color="auto"/>
              <w:right w:val="single" w:sz="18" w:space="0" w:color="auto"/>
            </w:tcBorders>
            <w:shd w:val="clear" w:color="auto" w:fill="auto"/>
            <w:noWrap/>
            <w:vAlign w:val="bottom"/>
            <w:hideMark/>
          </w:tcPr>
          <w:p w14:paraId="62E51724" w14:textId="77777777" w:rsidR="000E351B" w:rsidRPr="00AF3012" w:rsidRDefault="000E351B" w:rsidP="000E351B">
            <w:pPr>
              <w:spacing w:after="0" w:line="480" w:lineRule="auto"/>
              <w:jc w:val="right"/>
              <w:rPr>
                <w:rFonts w:ascii="Calibri" w:eastAsia="Times New Roman" w:hAnsi="Calibri" w:cs="Times New Roman"/>
                <w:b/>
                <w:bCs/>
                <w:color w:val="000000"/>
                <w:sz w:val="24"/>
                <w:szCs w:val="24"/>
              </w:rPr>
            </w:pPr>
            <w:r w:rsidRPr="00AF3012">
              <w:rPr>
                <w:rFonts w:ascii="Calibri" w:eastAsia="Times New Roman" w:hAnsi="Calibri" w:cs="Times New Roman"/>
                <w:b/>
                <w:bCs/>
                <w:color w:val="000000"/>
                <w:sz w:val="24"/>
                <w:szCs w:val="24"/>
              </w:rPr>
              <w:t>36.9</w:t>
            </w:r>
          </w:p>
        </w:tc>
        <w:tc>
          <w:tcPr>
            <w:tcW w:w="1276" w:type="dxa"/>
            <w:tcBorders>
              <w:top w:val="nil"/>
              <w:left w:val="single" w:sz="18" w:space="0" w:color="auto"/>
              <w:bottom w:val="single" w:sz="4" w:space="0" w:color="auto"/>
              <w:right w:val="single" w:sz="4" w:space="0" w:color="auto"/>
            </w:tcBorders>
            <w:shd w:val="clear" w:color="auto" w:fill="auto"/>
            <w:noWrap/>
            <w:vAlign w:val="bottom"/>
            <w:hideMark/>
          </w:tcPr>
          <w:p w14:paraId="09B59D71" w14:textId="4EF5706E" w:rsidR="000E351B" w:rsidRPr="00AF3012" w:rsidRDefault="000E351B" w:rsidP="00FD582A">
            <w:pPr>
              <w:spacing w:after="0" w:line="480" w:lineRule="auto"/>
              <w:jc w:val="right"/>
              <w:rPr>
                <w:rFonts w:ascii="Calibri" w:eastAsia="Times New Roman" w:hAnsi="Calibri" w:cs="Times New Roman"/>
                <w:color w:val="000000"/>
                <w:sz w:val="24"/>
                <w:szCs w:val="24"/>
              </w:rPr>
            </w:pPr>
            <w:r w:rsidRPr="00AF3012">
              <w:rPr>
                <w:rFonts w:ascii="Calibri" w:eastAsia="Times New Roman" w:hAnsi="Calibri" w:cs="Times New Roman"/>
                <w:color w:val="000000"/>
                <w:sz w:val="24"/>
                <w:szCs w:val="24"/>
              </w:rPr>
              <w:t>3174</w:t>
            </w:r>
          </w:p>
        </w:tc>
        <w:tc>
          <w:tcPr>
            <w:tcW w:w="1276" w:type="dxa"/>
            <w:tcBorders>
              <w:top w:val="nil"/>
              <w:left w:val="nil"/>
              <w:bottom w:val="single" w:sz="4" w:space="0" w:color="auto"/>
              <w:right w:val="single" w:sz="4" w:space="0" w:color="auto"/>
            </w:tcBorders>
            <w:shd w:val="clear" w:color="auto" w:fill="auto"/>
            <w:noWrap/>
            <w:vAlign w:val="bottom"/>
            <w:hideMark/>
          </w:tcPr>
          <w:p w14:paraId="1765B7F8" w14:textId="24106BB9" w:rsidR="000E351B" w:rsidRPr="00AF3012" w:rsidRDefault="00FD582A" w:rsidP="00FD582A">
            <w:pPr>
              <w:spacing w:after="0" w:line="480" w:lineRule="auto"/>
              <w:jc w:val="right"/>
              <w:rPr>
                <w:rFonts w:ascii="Calibri" w:eastAsia="Times New Roman" w:hAnsi="Calibri" w:cs="Times New Roman"/>
                <w:color w:val="000000"/>
                <w:sz w:val="24"/>
                <w:szCs w:val="24"/>
              </w:rPr>
            </w:pPr>
            <w:r>
              <w:rPr>
                <w:rFonts w:ascii="Calibri" w:eastAsia="Times New Roman" w:hAnsi="Calibri" w:cs="Times New Roman"/>
                <w:color w:val="000000"/>
                <w:sz w:val="24"/>
                <w:szCs w:val="24"/>
              </w:rPr>
              <w:t>1078</w:t>
            </w:r>
          </w:p>
        </w:tc>
        <w:tc>
          <w:tcPr>
            <w:tcW w:w="1122" w:type="dxa"/>
            <w:tcBorders>
              <w:top w:val="nil"/>
              <w:left w:val="nil"/>
              <w:bottom w:val="single" w:sz="4" w:space="0" w:color="auto"/>
              <w:right w:val="single" w:sz="4" w:space="0" w:color="auto"/>
            </w:tcBorders>
            <w:shd w:val="clear" w:color="auto" w:fill="auto"/>
            <w:noWrap/>
            <w:vAlign w:val="bottom"/>
            <w:hideMark/>
          </w:tcPr>
          <w:p w14:paraId="344F563F" w14:textId="77777777" w:rsidR="000E351B" w:rsidRPr="00AF3012" w:rsidRDefault="000E351B" w:rsidP="000E351B">
            <w:pPr>
              <w:spacing w:after="0" w:line="480" w:lineRule="auto"/>
              <w:jc w:val="right"/>
              <w:rPr>
                <w:rFonts w:ascii="Calibri" w:eastAsia="Times New Roman" w:hAnsi="Calibri" w:cs="Times New Roman"/>
                <w:b/>
                <w:bCs/>
                <w:color w:val="000000"/>
                <w:sz w:val="24"/>
                <w:szCs w:val="24"/>
              </w:rPr>
            </w:pPr>
            <w:r w:rsidRPr="00AF3012">
              <w:rPr>
                <w:rFonts w:ascii="Calibri" w:eastAsia="Times New Roman" w:hAnsi="Calibri" w:cs="Times New Roman"/>
                <w:b/>
                <w:bCs/>
                <w:color w:val="000000"/>
                <w:sz w:val="24"/>
                <w:szCs w:val="24"/>
              </w:rPr>
              <w:t>66.0</w:t>
            </w:r>
          </w:p>
        </w:tc>
      </w:tr>
    </w:tbl>
    <w:p w14:paraId="10EC0EE6" w14:textId="77777777" w:rsidR="000E351B" w:rsidRDefault="000E351B" w:rsidP="000E351B">
      <w:pPr>
        <w:rPr>
          <w:b/>
          <w:i/>
          <w:sz w:val="26"/>
          <w:szCs w:val="26"/>
        </w:rPr>
      </w:pPr>
    </w:p>
    <w:p w14:paraId="74A80453" w14:textId="77777777" w:rsidR="00C66114" w:rsidRDefault="007A4199">
      <w:pPr>
        <w:rPr>
          <w:b/>
          <w:i/>
          <w:sz w:val="26"/>
          <w:szCs w:val="26"/>
        </w:rPr>
        <w:sectPr w:rsidR="00C66114" w:rsidSect="00725B57">
          <w:pgSz w:w="11900" w:h="16840"/>
          <w:pgMar w:top="1440" w:right="1440" w:bottom="1440" w:left="1440" w:header="708" w:footer="708" w:gutter="0"/>
          <w:cols w:space="708"/>
          <w:docGrid w:linePitch="360"/>
        </w:sectPr>
      </w:pPr>
      <w:r>
        <w:rPr>
          <w:b/>
          <w:i/>
          <w:sz w:val="26"/>
          <w:szCs w:val="26"/>
        </w:rPr>
        <w:br w:type="page"/>
      </w:r>
    </w:p>
    <w:p w14:paraId="6EED1C37" w14:textId="552A7F9D" w:rsidR="00C66114" w:rsidRPr="00725B57" w:rsidRDefault="00C66114" w:rsidP="00C66114">
      <w:pPr>
        <w:pStyle w:val="Caption"/>
        <w:keepNext/>
        <w:spacing w:after="60"/>
        <w:rPr>
          <w:rFonts w:asciiTheme="minorHAnsi" w:hAnsiTheme="minorHAnsi"/>
          <w:b w:val="0"/>
          <w:color w:val="auto"/>
        </w:rPr>
      </w:pPr>
      <w:commentRangeStart w:id="21"/>
      <w:r w:rsidRPr="00725B57">
        <w:rPr>
          <w:rFonts w:asciiTheme="minorHAnsi" w:hAnsiTheme="minorHAnsi"/>
          <w:b w:val="0"/>
          <w:color w:val="auto"/>
        </w:rPr>
        <w:lastRenderedPageBreak/>
        <w:t>Table</w:t>
      </w:r>
      <w:commentRangeEnd w:id="21"/>
      <w:r w:rsidR="00D86E1B" w:rsidRPr="00725B57">
        <w:commentReference w:id="21"/>
      </w:r>
      <w:r w:rsidRPr="00725B57">
        <w:rPr>
          <w:rFonts w:asciiTheme="minorHAnsi" w:hAnsiTheme="minorHAnsi"/>
          <w:b w:val="0"/>
          <w:color w:val="auto"/>
        </w:rPr>
        <w:t xml:space="preserve"> </w:t>
      </w:r>
      <w:r w:rsidRPr="00725B57">
        <w:rPr>
          <w:rFonts w:asciiTheme="minorHAnsi" w:hAnsiTheme="minorHAnsi"/>
          <w:b w:val="0"/>
          <w:color w:val="auto"/>
        </w:rPr>
        <w:fldChar w:fldCharType="begin"/>
      </w:r>
      <w:r w:rsidRPr="00725B57">
        <w:rPr>
          <w:rFonts w:asciiTheme="minorHAnsi" w:hAnsiTheme="minorHAnsi"/>
          <w:b w:val="0"/>
          <w:color w:val="auto"/>
        </w:rPr>
        <w:instrText xml:space="preserve"> SEQ Table \* ARABIC </w:instrText>
      </w:r>
      <w:r w:rsidRPr="00725B57">
        <w:rPr>
          <w:rFonts w:asciiTheme="minorHAnsi" w:hAnsiTheme="minorHAnsi"/>
          <w:b w:val="0"/>
          <w:color w:val="auto"/>
        </w:rPr>
        <w:fldChar w:fldCharType="separate"/>
      </w:r>
      <w:r w:rsidR="008A20A6" w:rsidRPr="00725B57">
        <w:rPr>
          <w:rFonts w:asciiTheme="minorHAnsi" w:hAnsiTheme="minorHAnsi"/>
          <w:b w:val="0"/>
          <w:color w:val="auto"/>
        </w:rPr>
        <w:t>2</w:t>
      </w:r>
      <w:r w:rsidRPr="00725B57">
        <w:rPr>
          <w:rFonts w:asciiTheme="minorHAnsi" w:hAnsiTheme="minorHAnsi"/>
          <w:b w:val="0"/>
          <w:color w:val="auto"/>
        </w:rPr>
        <w:fldChar w:fldCharType="end"/>
      </w:r>
      <w:r w:rsidRPr="00725B57">
        <w:rPr>
          <w:rFonts w:asciiTheme="minorHAnsi" w:hAnsiTheme="minorHAnsi"/>
          <w:b w:val="0"/>
          <w:color w:val="auto"/>
        </w:rPr>
        <w:t xml:space="preserve">: Impact </w:t>
      </w:r>
      <w:r w:rsidR="00FD582A" w:rsidRPr="00725B57">
        <w:rPr>
          <w:rFonts w:asciiTheme="minorHAnsi" w:hAnsiTheme="minorHAnsi"/>
          <w:b w:val="0"/>
          <w:color w:val="auto"/>
        </w:rPr>
        <w:t xml:space="preserve">on TB incidence rate and mortality rate in 2050 </w:t>
      </w:r>
      <w:r w:rsidRPr="00725B57">
        <w:rPr>
          <w:rFonts w:asciiTheme="minorHAnsi" w:hAnsiTheme="minorHAnsi"/>
          <w:b w:val="0"/>
          <w:color w:val="auto"/>
        </w:rPr>
        <w:t xml:space="preserve">of different pre-infection and </w:t>
      </w:r>
      <w:r w:rsidR="00FD582A" w:rsidRPr="00725B57">
        <w:rPr>
          <w:rFonts w:asciiTheme="minorHAnsi" w:hAnsiTheme="minorHAnsi"/>
          <w:b w:val="0"/>
          <w:color w:val="auto"/>
        </w:rPr>
        <w:t xml:space="preserve">post-infection vaccine profiles with 20years duration of protection and 5% waning per </w:t>
      </w:r>
      <w:proofErr w:type="gramStart"/>
      <w:r w:rsidR="00FD582A" w:rsidRPr="00725B57">
        <w:rPr>
          <w:rFonts w:asciiTheme="minorHAnsi" w:hAnsiTheme="minorHAnsi"/>
          <w:b w:val="0"/>
          <w:color w:val="auto"/>
        </w:rPr>
        <w:t>year  rolled</w:t>
      </w:r>
      <w:proofErr w:type="gramEnd"/>
      <w:r w:rsidR="00FD582A" w:rsidRPr="00725B57">
        <w:rPr>
          <w:rFonts w:asciiTheme="minorHAnsi" w:hAnsiTheme="minorHAnsi"/>
          <w:b w:val="0"/>
          <w:color w:val="auto"/>
        </w:rPr>
        <w:t xml:space="preserve"> out in 2025 and targeted to 55 year olds, with a 3 year catch up campaign in 56-64 year olds. </w:t>
      </w:r>
    </w:p>
    <w:tbl>
      <w:tblPr>
        <w:tblStyle w:val="TableGrid"/>
        <w:tblW w:w="14142" w:type="dxa"/>
        <w:tblLayout w:type="fixed"/>
        <w:tblLook w:val="04A0" w:firstRow="1" w:lastRow="0" w:firstColumn="1" w:lastColumn="0" w:noHBand="0" w:noVBand="1"/>
      </w:tblPr>
      <w:tblGrid>
        <w:gridCol w:w="1101"/>
        <w:gridCol w:w="708"/>
        <w:gridCol w:w="1134"/>
        <w:gridCol w:w="1418"/>
        <w:gridCol w:w="1451"/>
        <w:gridCol w:w="1346"/>
        <w:gridCol w:w="1347"/>
        <w:gridCol w:w="1384"/>
        <w:gridCol w:w="1418"/>
        <w:gridCol w:w="1417"/>
        <w:gridCol w:w="1418"/>
      </w:tblGrid>
      <w:tr w:rsidR="00D77C26" w14:paraId="74AD81F5" w14:textId="1D7D9056" w:rsidTr="00D77C26">
        <w:trPr>
          <w:trHeight w:val="40"/>
        </w:trPr>
        <w:tc>
          <w:tcPr>
            <w:tcW w:w="1101" w:type="dxa"/>
            <w:vMerge w:val="restart"/>
          </w:tcPr>
          <w:p w14:paraId="196066AA" w14:textId="77777777" w:rsidR="00D77C26" w:rsidRPr="00347DD1" w:rsidRDefault="00D77C26" w:rsidP="00A86E0F">
            <w:pPr>
              <w:rPr>
                <w:b/>
              </w:rPr>
            </w:pPr>
            <w:r w:rsidRPr="00347DD1">
              <w:rPr>
                <w:b/>
              </w:rPr>
              <w:t>Mode of Action</w:t>
            </w:r>
          </w:p>
        </w:tc>
        <w:tc>
          <w:tcPr>
            <w:tcW w:w="708" w:type="dxa"/>
            <w:vMerge w:val="restart"/>
          </w:tcPr>
          <w:p w14:paraId="224F44D4" w14:textId="77777777" w:rsidR="00D77C26" w:rsidRPr="00347DD1" w:rsidRDefault="00D77C26" w:rsidP="00A86E0F">
            <w:pPr>
              <w:rPr>
                <w:b/>
              </w:rPr>
            </w:pPr>
            <w:r w:rsidRPr="00347DD1">
              <w:rPr>
                <w:b/>
              </w:rPr>
              <w:t>VE</w:t>
            </w:r>
          </w:p>
        </w:tc>
        <w:tc>
          <w:tcPr>
            <w:tcW w:w="1134" w:type="dxa"/>
            <w:vMerge w:val="restart"/>
          </w:tcPr>
          <w:p w14:paraId="79C47DE9" w14:textId="77777777" w:rsidR="00D77C26" w:rsidRPr="00347DD1" w:rsidRDefault="00D77C26" w:rsidP="00A86E0F">
            <w:pPr>
              <w:rPr>
                <w:b/>
              </w:rPr>
            </w:pPr>
            <w:r>
              <w:rPr>
                <w:b/>
              </w:rPr>
              <w:t>Coverage (%)</w:t>
            </w:r>
          </w:p>
        </w:tc>
        <w:tc>
          <w:tcPr>
            <w:tcW w:w="5562" w:type="dxa"/>
            <w:gridSpan w:val="4"/>
          </w:tcPr>
          <w:p w14:paraId="42B5760E" w14:textId="41A07807" w:rsidR="00D77C26" w:rsidRPr="00347DD1" w:rsidRDefault="00D77C26" w:rsidP="00D77C26">
            <w:pPr>
              <w:jc w:val="center"/>
              <w:rPr>
                <w:b/>
              </w:rPr>
            </w:pPr>
            <w:r>
              <w:rPr>
                <w:b/>
              </w:rPr>
              <w:t>All Ages</w:t>
            </w:r>
          </w:p>
        </w:tc>
        <w:tc>
          <w:tcPr>
            <w:tcW w:w="2802" w:type="dxa"/>
            <w:gridSpan w:val="2"/>
          </w:tcPr>
          <w:p w14:paraId="0B91D538" w14:textId="6166486D" w:rsidR="00D77C26" w:rsidRPr="00347DD1" w:rsidRDefault="00D77C26" w:rsidP="00D77C26">
            <w:pPr>
              <w:jc w:val="center"/>
              <w:rPr>
                <w:b/>
              </w:rPr>
            </w:pPr>
            <w:r>
              <w:rPr>
                <w:b/>
              </w:rPr>
              <w:sym w:font="Symbol" w:char="F0B3"/>
            </w:r>
            <w:r>
              <w:rPr>
                <w:b/>
              </w:rPr>
              <w:t>55 years</w:t>
            </w:r>
          </w:p>
        </w:tc>
        <w:tc>
          <w:tcPr>
            <w:tcW w:w="2835" w:type="dxa"/>
            <w:gridSpan w:val="2"/>
          </w:tcPr>
          <w:p w14:paraId="7517024A" w14:textId="7D281483" w:rsidR="00D77C26" w:rsidRPr="00347DD1" w:rsidRDefault="00D77C26" w:rsidP="00D77C26">
            <w:pPr>
              <w:jc w:val="center"/>
              <w:rPr>
                <w:b/>
              </w:rPr>
            </w:pPr>
            <w:r>
              <w:rPr>
                <w:b/>
              </w:rPr>
              <w:sym w:font="Symbol" w:char="F0B3"/>
            </w:r>
            <w:r>
              <w:rPr>
                <w:b/>
              </w:rPr>
              <w:t>65 years</w:t>
            </w:r>
          </w:p>
        </w:tc>
      </w:tr>
      <w:tr w:rsidR="00D77C26" w14:paraId="66A3C784" w14:textId="4210261A" w:rsidTr="00465642">
        <w:trPr>
          <w:trHeight w:val="1192"/>
        </w:trPr>
        <w:tc>
          <w:tcPr>
            <w:tcW w:w="1101" w:type="dxa"/>
            <w:vMerge/>
          </w:tcPr>
          <w:p w14:paraId="6DF81BE6" w14:textId="77777777" w:rsidR="00C301E8" w:rsidRPr="00347DD1" w:rsidRDefault="00C301E8" w:rsidP="00A86E0F">
            <w:pPr>
              <w:rPr>
                <w:b/>
              </w:rPr>
            </w:pPr>
          </w:p>
        </w:tc>
        <w:tc>
          <w:tcPr>
            <w:tcW w:w="708" w:type="dxa"/>
            <w:vMerge/>
          </w:tcPr>
          <w:p w14:paraId="6253360C" w14:textId="77777777" w:rsidR="00C301E8" w:rsidRPr="00347DD1" w:rsidRDefault="00C301E8" w:rsidP="00A86E0F">
            <w:pPr>
              <w:rPr>
                <w:b/>
              </w:rPr>
            </w:pPr>
          </w:p>
        </w:tc>
        <w:tc>
          <w:tcPr>
            <w:tcW w:w="1134" w:type="dxa"/>
            <w:vMerge/>
          </w:tcPr>
          <w:p w14:paraId="2D4D4EFD" w14:textId="77777777" w:rsidR="00C301E8" w:rsidRDefault="00C301E8" w:rsidP="00A86E0F">
            <w:pPr>
              <w:rPr>
                <w:b/>
              </w:rPr>
            </w:pPr>
          </w:p>
        </w:tc>
        <w:tc>
          <w:tcPr>
            <w:tcW w:w="1418" w:type="dxa"/>
          </w:tcPr>
          <w:p w14:paraId="09DC1794" w14:textId="0C375543" w:rsidR="00C301E8" w:rsidRDefault="00C301E8" w:rsidP="00A86E0F">
            <w:pPr>
              <w:rPr>
                <w:b/>
              </w:rPr>
            </w:pPr>
            <w:r>
              <w:rPr>
                <w:b/>
              </w:rPr>
              <w:t xml:space="preserve">TB incidence rate </w:t>
            </w:r>
            <w:r w:rsidRPr="00347DD1">
              <w:rPr>
                <w:b/>
              </w:rPr>
              <w:t>(</w:t>
            </w:r>
            <w:r>
              <w:rPr>
                <w:b/>
              </w:rPr>
              <w:t>per 100,000 pop/year</w:t>
            </w:r>
            <w:r w:rsidRPr="00347DD1">
              <w:rPr>
                <w:b/>
              </w:rPr>
              <w:t>)</w:t>
            </w:r>
          </w:p>
        </w:tc>
        <w:tc>
          <w:tcPr>
            <w:tcW w:w="1451" w:type="dxa"/>
          </w:tcPr>
          <w:p w14:paraId="5B81502C" w14:textId="30E2F040" w:rsidR="00C301E8" w:rsidRDefault="00C301E8" w:rsidP="00A86E0F">
            <w:pPr>
              <w:rPr>
                <w:b/>
              </w:rPr>
            </w:pPr>
            <w:r>
              <w:rPr>
                <w:b/>
              </w:rPr>
              <w:t xml:space="preserve">TB mortality rate </w:t>
            </w:r>
            <w:r w:rsidRPr="00347DD1">
              <w:rPr>
                <w:b/>
              </w:rPr>
              <w:t>(</w:t>
            </w:r>
            <w:r>
              <w:rPr>
                <w:b/>
              </w:rPr>
              <w:t>per 100,000 pop/year</w:t>
            </w:r>
            <w:r w:rsidRPr="00347DD1">
              <w:rPr>
                <w:b/>
              </w:rPr>
              <w:t>)</w:t>
            </w:r>
          </w:p>
        </w:tc>
        <w:tc>
          <w:tcPr>
            <w:tcW w:w="1346" w:type="dxa"/>
          </w:tcPr>
          <w:p w14:paraId="0AED85CC" w14:textId="41213DF8" w:rsidR="00C301E8" w:rsidRPr="00347DD1" w:rsidRDefault="00C301E8" w:rsidP="00A86E0F">
            <w:pPr>
              <w:rPr>
                <w:b/>
              </w:rPr>
            </w:pPr>
            <w:r w:rsidRPr="00347DD1">
              <w:rPr>
                <w:b/>
              </w:rPr>
              <w:t xml:space="preserve">% </w:t>
            </w:r>
            <w:proofErr w:type="gramStart"/>
            <w:r w:rsidRPr="00347DD1">
              <w:rPr>
                <w:b/>
              </w:rPr>
              <w:t>reduction</w:t>
            </w:r>
            <w:proofErr w:type="gramEnd"/>
            <w:r w:rsidRPr="00347DD1">
              <w:rPr>
                <w:b/>
              </w:rPr>
              <w:t xml:space="preserve"> </w:t>
            </w:r>
            <w:r>
              <w:rPr>
                <w:b/>
              </w:rPr>
              <w:t xml:space="preserve">in </w:t>
            </w:r>
            <w:r w:rsidR="00465642">
              <w:rPr>
                <w:b/>
              </w:rPr>
              <w:t xml:space="preserve">TB </w:t>
            </w:r>
            <w:r>
              <w:rPr>
                <w:b/>
              </w:rPr>
              <w:t>incidence rate  *</w:t>
            </w:r>
          </w:p>
        </w:tc>
        <w:tc>
          <w:tcPr>
            <w:tcW w:w="1347" w:type="dxa"/>
          </w:tcPr>
          <w:p w14:paraId="5532A678" w14:textId="3353345A" w:rsidR="00C301E8" w:rsidRPr="00347DD1" w:rsidRDefault="00C301E8" w:rsidP="00A86E0F">
            <w:pPr>
              <w:rPr>
                <w:b/>
              </w:rPr>
            </w:pPr>
            <w:r w:rsidRPr="00347DD1">
              <w:rPr>
                <w:b/>
              </w:rPr>
              <w:t xml:space="preserve">% </w:t>
            </w:r>
            <w:proofErr w:type="gramStart"/>
            <w:r w:rsidRPr="00347DD1">
              <w:rPr>
                <w:b/>
              </w:rPr>
              <w:t>reduction</w:t>
            </w:r>
            <w:proofErr w:type="gramEnd"/>
            <w:r w:rsidRPr="00347DD1">
              <w:rPr>
                <w:b/>
              </w:rPr>
              <w:t xml:space="preserve"> </w:t>
            </w:r>
            <w:r>
              <w:rPr>
                <w:b/>
              </w:rPr>
              <w:t xml:space="preserve">in </w:t>
            </w:r>
            <w:r w:rsidR="00465642">
              <w:rPr>
                <w:b/>
              </w:rPr>
              <w:t xml:space="preserve">TB </w:t>
            </w:r>
            <w:r>
              <w:rPr>
                <w:b/>
              </w:rPr>
              <w:t>mortality rate *</w:t>
            </w:r>
          </w:p>
        </w:tc>
        <w:tc>
          <w:tcPr>
            <w:tcW w:w="1384" w:type="dxa"/>
          </w:tcPr>
          <w:p w14:paraId="13292EC0" w14:textId="520912C0" w:rsidR="00C301E8" w:rsidRPr="00347DD1" w:rsidRDefault="00C301E8" w:rsidP="00A86E0F">
            <w:pPr>
              <w:rPr>
                <w:b/>
              </w:rPr>
            </w:pPr>
            <w:r w:rsidRPr="00347DD1">
              <w:rPr>
                <w:b/>
              </w:rPr>
              <w:t xml:space="preserve">% </w:t>
            </w:r>
            <w:proofErr w:type="gramStart"/>
            <w:r w:rsidRPr="00347DD1">
              <w:rPr>
                <w:b/>
              </w:rPr>
              <w:t>reduction</w:t>
            </w:r>
            <w:proofErr w:type="gramEnd"/>
            <w:r w:rsidRPr="00347DD1">
              <w:rPr>
                <w:b/>
              </w:rPr>
              <w:t xml:space="preserve"> </w:t>
            </w:r>
            <w:r w:rsidR="00465642">
              <w:rPr>
                <w:b/>
              </w:rPr>
              <w:t xml:space="preserve">in TB </w:t>
            </w:r>
            <w:r>
              <w:rPr>
                <w:b/>
              </w:rPr>
              <w:t>incidence rate *</w:t>
            </w:r>
          </w:p>
        </w:tc>
        <w:tc>
          <w:tcPr>
            <w:tcW w:w="1418" w:type="dxa"/>
          </w:tcPr>
          <w:p w14:paraId="2DF33778" w14:textId="1A0C31B2" w:rsidR="00C301E8" w:rsidRPr="00347DD1" w:rsidRDefault="00C301E8" w:rsidP="00A86E0F">
            <w:pPr>
              <w:rPr>
                <w:b/>
              </w:rPr>
            </w:pPr>
            <w:r w:rsidRPr="00347DD1">
              <w:rPr>
                <w:b/>
              </w:rPr>
              <w:t xml:space="preserve">% </w:t>
            </w:r>
            <w:proofErr w:type="gramStart"/>
            <w:r w:rsidRPr="00347DD1">
              <w:rPr>
                <w:b/>
              </w:rPr>
              <w:t>reduction</w:t>
            </w:r>
            <w:proofErr w:type="gramEnd"/>
            <w:r w:rsidRPr="00347DD1">
              <w:rPr>
                <w:b/>
              </w:rPr>
              <w:t xml:space="preserve"> </w:t>
            </w:r>
            <w:r>
              <w:rPr>
                <w:b/>
              </w:rPr>
              <w:t xml:space="preserve">in </w:t>
            </w:r>
            <w:r w:rsidR="00465642">
              <w:rPr>
                <w:b/>
              </w:rPr>
              <w:t xml:space="preserve">TB </w:t>
            </w:r>
            <w:r>
              <w:rPr>
                <w:b/>
              </w:rPr>
              <w:t>mortality rate  *</w:t>
            </w:r>
          </w:p>
        </w:tc>
        <w:tc>
          <w:tcPr>
            <w:tcW w:w="1417" w:type="dxa"/>
          </w:tcPr>
          <w:p w14:paraId="0BBFCB94" w14:textId="77384EA4" w:rsidR="00C301E8" w:rsidRPr="00347DD1" w:rsidRDefault="00C301E8" w:rsidP="00C301E8">
            <w:pPr>
              <w:rPr>
                <w:b/>
              </w:rPr>
            </w:pPr>
            <w:r w:rsidRPr="00347DD1">
              <w:rPr>
                <w:b/>
              </w:rPr>
              <w:t xml:space="preserve">% </w:t>
            </w:r>
            <w:proofErr w:type="gramStart"/>
            <w:r w:rsidRPr="00347DD1">
              <w:rPr>
                <w:b/>
              </w:rPr>
              <w:t>reduction</w:t>
            </w:r>
            <w:proofErr w:type="gramEnd"/>
            <w:r w:rsidRPr="00347DD1">
              <w:rPr>
                <w:b/>
              </w:rPr>
              <w:t xml:space="preserve"> </w:t>
            </w:r>
            <w:r>
              <w:rPr>
                <w:b/>
              </w:rPr>
              <w:t>in TB incidence rate *</w:t>
            </w:r>
          </w:p>
        </w:tc>
        <w:tc>
          <w:tcPr>
            <w:tcW w:w="1418" w:type="dxa"/>
          </w:tcPr>
          <w:p w14:paraId="009290CF" w14:textId="60DB3AB3" w:rsidR="00C301E8" w:rsidRPr="00347DD1" w:rsidRDefault="00C301E8" w:rsidP="00C301E8">
            <w:pPr>
              <w:rPr>
                <w:b/>
              </w:rPr>
            </w:pPr>
            <w:r w:rsidRPr="00347DD1">
              <w:rPr>
                <w:b/>
              </w:rPr>
              <w:t xml:space="preserve">% </w:t>
            </w:r>
            <w:proofErr w:type="gramStart"/>
            <w:r w:rsidRPr="00347DD1">
              <w:rPr>
                <w:b/>
              </w:rPr>
              <w:t>reduction</w:t>
            </w:r>
            <w:proofErr w:type="gramEnd"/>
            <w:r w:rsidRPr="00347DD1">
              <w:rPr>
                <w:b/>
              </w:rPr>
              <w:t xml:space="preserve"> </w:t>
            </w:r>
            <w:r>
              <w:rPr>
                <w:b/>
              </w:rPr>
              <w:t xml:space="preserve">in </w:t>
            </w:r>
            <w:r w:rsidR="00465642">
              <w:rPr>
                <w:b/>
              </w:rPr>
              <w:t xml:space="preserve">TB </w:t>
            </w:r>
            <w:r>
              <w:rPr>
                <w:b/>
              </w:rPr>
              <w:t>mortality rate  *</w:t>
            </w:r>
          </w:p>
        </w:tc>
      </w:tr>
      <w:tr w:rsidR="00D77C26" w14:paraId="1F630A23" w14:textId="7F67245D" w:rsidTr="00A07A67">
        <w:tc>
          <w:tcPr>
            <w:tcW w:w="1101" w:type="dxa"/>
            <w:vAlign w:val="center"/>
          </w:tcPr>
          <w:p w14:paraId="3F5F922F" w14:textId="77777777" w:rsidR="00D77C26" w:rsidRDefault="00D77C26" w:rsidP="00A07A67">
            <w:pPr>
              <w:jc w:val="center"/>
            </w:pPr>
            <w:r>
              <w:t>No vaccine</w:t>
            </w:r>
          </w:p>
        </w:tc>
        <w:tc>
          <w:tcPr>
            <w:tcW w:w="708" w:type="dxa"/>
            <w:vAlign w:val="center"/>
          </w:tcPr>
          <w:p w14:paraId="5077EA6B" w14:textId="77777777" w:rsidR="00D77C26" w:rsidRDefault="00D77C26" w:rsidP="00A07A67">
            <w:pPr>
              <w:jc w:val="center"/>
            </w:pPr>
            <w:r>
              <w:t>n/a</w:t>
            </w:r>
          </w:p>
        </w:tc>
        <w:tc>
          <w:tcPr>
            <w:tcW w:w="1134" w:type="dxa"/>
            <w:vAlign w:val="center"/>
          </w:tcPr>
          <w:p w14:paraId="47EC0799" w14:textId="77777777" w:rsidR="00D77C26" w:rsidRDefault="00D77C26" w:rsidP="00A07A67">
            <w:pPr>
              <w:jc w:val="center"/>
            </w:pPr>
            <w:proofErr w:type="gramStart"/>
            <w:r>
              <w:t>n</w:t>
            </w:r>
            <w:proofErr w:type="gramEnd"/>
            <w:r>
              <w:t>/a</w:t>
            </w:r>
          </w:p>
        </w:tc>
        <w:tc>
          <w:tcPr>
            <w:tcW w:w="1418" w:type="dxa"/>
            <w:vAlign w:val="center"/>
          </w:tcPr>
          <w:p w14:paraId="44EC4D40" w14:textId="77777777" w:rsidR="00D77C26" w:rsidRPr="00F20D05" w:rsidRDefault="00D77C26" w:rsidP="00A07A67">
            <w:r w:rsidRPr="00F20D05">
              <w:rPr>
                <w:rFonts w:eastAsia="Times New Roman" w:cs="Times New Roman"/>
                <w:color w:val="000000"/>
                <w:szCs w:val="24"/>
              </w:rPr>
              <w:t>48.30</w:t>
            </w:r>
          </w:p>
        </w:tc>
        <w:tc>
          <w:tcPr>
            <w:tcW w:w="1451" w:type="dxa"/>
            <w:vAlign w:val="center"/>
          </w:tcPr>
          <w:p w14:paraId="385C73D5" w14:textId="77777777" w:rsidR="00D77C26" w:rsidRPr="00F20D05" w:rsidRDefault="00D77C26" w:rsidP="00A07A67">
            <w:r w:rsidRPr="00F20D05">
              <w:rPr>
                <w:rFonts w:eastAsia="Times New Roman" w:cs="Times New Roman"/>
                <w:color w:val="000000"/>
                <w:szCs w:val="24"/>
              </w:rPr>
              <w:t>2.09</w:t>
            </w:r>
          </w:p>
        </w:tc>
        <w:tc>
          <w:tcPr>
            <w:tcW w:w="1346" w:type="dxa"/>
            <w:vAlign w:val="center"/>
          </w:tcPr>
          <w:p w14:paraId="4DD47537" w14:textId="77777777" w:rsidR="00D77C26" w:rsidRPr="00F20D05" w:rsidRDefault="00D77C26" w:rsidP="00A07A67">
            <w:r w:rsidRPr="00F20D05">
              <w:rPr>
                <w:rFonts w:eastAsia="Times New Roman" w:cs="Times New Roman"/>
                <w:color w:val="000000"/>
              </w:rPr>
              <w:t>n/a</w:t>
            </w:r>
          </w:p>
        </w:tc>
        <w:tc>
          <w:tcPr>
            <w:tcW w:w="1347" w:type="dxa"/>
            <w:vAlign w:val="center"/>
          </w:tcPr>
          <w:p w14:paraId="6AA199B7" w14:textId="77777777" w:rsidR="00D77C26" w:rsidRPr="00F20D05" w:rsidRDefault="00D77C26" w:rsidP="00A07A67">
            <w:r w:rsidRPr="00F20D05">
              <w:rPr>
                <w:rFonts w:eastAsia="Times New Roman" w:cs="Times New Roman"/>
                <w:color w:val="000000"/>
              </w:rPr>
              <w:t>n/a</w:t>
            </w:r>
          </w:p>
        </w:tc>
        <w:tc>
          <w:tcPr>
            <w:tcW w:w="1384" w:type="dxa"/>
            <w:vAlign w:val="center"/>
          </w:tcPr>
          <w:p w14:paraId="54930068" w14:textId="77777777" w:rsidR="00D77C26" w:rsidRDefault="00D77C26" w:rsidP="00A07A67">
            <w:r w:rsidRPr="00F20D05">
              <w:rPr>
                <w:rFonts w:eastAsia="Times New Roman" w:cs="Times New Roman"/>
                <w:color w:val="000000"/>
              </w:rPr>
              <w:t>n/a</w:t>
            </w:r>
          </w:p>
        </w:tc>
        <w:tc>
          <w:tcPr>
            <w:tcW w:w="1418" w:type="dxa"/>
            <w:vAlign w:val="center"/>
          </w:tcPr>
          <w:p w14:paraId="26838A72" w14:textId="77777777" w:rsidR="00D77C26" w:rsidRDefault="00D77C26" w:rsidP="00A07A67">
            <w:r w:rsidRPr="00F20D05">
              <w:rPr>
                <w:rFonts w:eastAsia="Times New Roman" w:cs="Times New Roman"/>
                <w:color w:val="000000"/>
              </w:rPr>
              <w:t>n/a</w:t>
            </w:r>
          </w:p>
        </w:tc>
        <w:tc>
          <w:tcPr>
            <w:tcW w:w="1417" w:type="dxa"/>
            <w:vAlign w:val="center"/>
          </w:tcPr>
          <w:p w14:paraId="520C55F5" w14:textId="492A94B2" w:rsidR="00D77C26" w:rsidRDefault="00D77C26" w:rsidP="00A07A67">
            <w:proofErr w:type="gramStart"/>
            <w:r w:rsidRPr="00F20D05">
              <w:rPr>
                <w:rFonts w:eastAsia="Times New Roman" w:cs="Times New Roman"/>
                <w:color w:val="000000"/>
              </w:rPr>
              <w:t>n</w:t>
            </w:r>
            <w:proofErr w:type="gramEnd"/>
            <w:r w:rsidRPr="00F20D05">
              <w:rPr>
                <w:rFonts w:eastAsia="Times New Roman" w:cs="Times New Roman"/>
                <w:color w:val="000000"/>
              </w:rPr>
              <w:t>/a</w:t>
            </w:r>
          </w:p>
        </w:tc>
        <w:tc>
          <w:tcPr>
            <w:tcW w:w="1418" w:type="dxa"/>
            <w:vAlign w:val="center"/>
          </w:tcPr>
          <w:p w14:paraId="32EB12F9" w14:textId="019749D5" w:rsidR="00D77C26" w:rsidRDefault="00D77C26" w:rsidP="00A07A67">
            <w:proofErr w:type="gramStart"/>
            <w:r w:rsidRPr="00F20D05">
              <w:rPr>
                <w:rFonts w:eastAsia="Times New Roman" w:cs="Times New Roman"/>
                <w:color w:val="000000"/>
              </w:rPr>
              <w:t>n</w:t>
            </w:r>
            <w:proofErr w:type="gramEnd"/>
            <w:r w:rsidRPr="00F20D05">
              <w:rPr>
                <w:rFonts w:eastAsia="Times New Roman" w:cs="Times New Roman"/>
                <w:color w:val="000000"/>
              </w:rPr>
              <w:t>/a</w:t>
            </w:r>
          </w:p>
        </w:tc>
      </w:tr>
      <w:tr w:rsidR="00670BE3" w14:paraId="3F76B327" w14:textId="7DE462AA" w:rsidTr="00670BE3">
        <w:trPr>
          <w:trHeight w:val="422"/>
        </w:trPr>
        <w:tc>
          <w:tcPr>
            <w:tcW w:w="1101" w:type="dxa"/>
            <w:vMerge w:val="restart"/>
            <w:vAlign w:val="center"/>
          </w:tcPr>
          <w:p w14:paraId="3588A892" w14:textId="77777777" w:rsidR="00670BE3" w:rsidRDefault="00670BE3" w:rsidP="00A07A67">
            <w:pPr>
              <w:jc w:val="center"/>
            </w:pPr>
            <w:r>
              <w:t>Pre-infection</w:t>
            </w:r>
          </w:p>
        </w:tc>
        <w:tc>
          <w:tcPr>
            <w:tcW w:w="708" w:type="dxa"/>
            <w:vMerge w:val="restart"/>
            <w:vAlign w:val="center"/>
          </w:tcPr>
          <w:p w14:paraId="56B7CA4C" w14:textId="77777777" w:rsidR="00670BE3" w:rsidRDefault="00670BE3" w:rsidP="00A07A67">
            <w:pPr>
              <w:jc w:val="center"/>
            </w:pPr>
            <w:r>
              <w:t>40</w:t>
            </w:r>
          </w:p>
        </w:tc>
        <w:tc>
          <w:tcPr>
            <w:tcW w:w="1134" w:type="dxa"/>
            <w:vAlign w:val="center"/>
          </w:tcPr>
          <w:p w14:paraId="509638EB" w14:textId="77777777" w:rsidR="00670BE3" w:rsidRDefault="00670BE3" w:rsidP="00A07A67">
            <w:pPr>
              <w:jc w:val="center"/>
            </w:pPr>
            <w:r>
              <w:t>30</w:t>
            </w:r>
          </w:p>
        </w:tc>
        <w:tc>
          <w:tcPr>
            <w:tcW w:w="1418" w:type="dxa"/>
            <w:vAlign w:val="center"/>
          </w:tcPr>
          <w:p w14:paraId="2E127B0B" w14:textId="77777777" w:rsidR="00670BE3" w:rsidRPr="00F20D05" w:rsidRDefault="00670BE3" w:rsidP="00A07A67">
            <w:r w:rsidRPr="00F20D05">
              <w:rPr>
                <w:rFonts w:eastAsia="Times New Roman" w:cs="Times New Roman"/>
                <w:color w:val="000000"/>
                <w:szCs w:val="24"/>
              </w:rPr>
              <w:t>47.72</w:t>
            </w:r>
          </w:p>
        </w:tc>
        <w:tc>
          <w:tcPr>
            <w:tcW w:w="1451" w:type="dxa"/>
            <w:vAlign w:val="center"/>
          </w:tcPr>
          <w:p w14:paraId="16072F83" w14:textId="77777777" w:rsidR="00670BE3" w:rsidRPr="00F20D05" w:rsidRDefault="00670BE3" w:rsidP="00A07A67">
            <w:r w:rsidRPr="00F20D05">
              <w:rPr>
                <w:rFonts w:eastAsia="Times New Roman" w:cs="Times New Roman"/>
                <w:color w:val="000000"/>
                <w:szCs w:val="24"/>
              </w:rPr>
              <w:t>2.07</w:t>
            </w:r>
          </w:p>
        </w:tc>
        <w:tc>
          <w:tcPr>
            <w:tcW w:w="1346" w:type="dxa"/>
            <w:vAlign w:val="center"/>
          </w:tcPr>
          <w:p w14:paraId="2CB67840" w14:textId="77777777" w:rsidR="00670BE3" w:rsidRPr="00F20D05" w:rsidRDefault="00670BE3" w:rsidP="00A07A67">
            <w:r w:rsidRPr="00F20D05">
              <w:rPr>
                <w:rFonts w:eastAsia="Times New Roman" w:cs="Times New Roman"/>
                <w:color w:val="000000"/>
              </w:rPr>
              <w:t>1.2</w:t>
            </w:r>
          </w:p>
        </w:tc>
        <w:tc>
          <w:tcPr>
            <w:tcW w:w="1347" w:type="dxa"/>
            <w:vAlign w:val="center"/>
          </w:tcPr>
          <w:p w14:paraId="6F3009E9" w14:textId="77777777" w:rsidR="00670BE3" w:rsidRPr="00F20D05" w:rsidRDefault="00670BE3" w:rsidP="00A07A67">
            <w:r w:rsidRPr="00F20D05">
              <w:rPr>
                <w:rFonts w:eastAsia="Times New Roman" w:cs="Times New Roman"/>
                <w:color w:val="000000"/>
              </w:rPr>
              <w:t>1.</w:t>
            </w:r>
            <w:r>
              <w:rPr>
                <w:rFonts w:eastAsia="Times New Roman" w:cs="Times New Roman"/>
                <w:color w:val="000000"/>
              </w:rPr>
              <w:t>2</w:t>
            </w:r>
          </w:p>
        </w:tc>
        <w:tc>
          <w:tcPr>
            <w:tcW w:w="1384" w:type="dxa"/>
            <w:vAlign w:val="center"/>
          </w:tcPr>
          <w:p w14:paraId="20F9279B" w14:textId="43E6641A" w:rsidR="00670BE3" w:rsidRPr="00D64B90" w:rsidRDefault="00670BE3" w:rsidP="00670BE3">
            <w:pPr>
              <w:rPr>
                <w:rFonts w:eastAsia="Times New Roman" w:cs="Times New Roman"/>
                <w:color w:val="000000"/>
              </w:rPr>
            </w:pPr>
            <w:r w:rsidRPr="00670BE3">
              <w:rPr>
                <w:rFonts w:eastAsia="Times New Roman" w:cs="Times New Roman"/>
                <w:color w:val="000000"/>
              </w:rPr>
              <w:t>1.2</w:t>
            </w:r>
          </w:p>
        </w:tc>
        <w:tc>
          <w:tcPr>
            <w:tcW w:w="1418" w:type="dxa"/>
            <w:vAlign w:val="center"/>
          </w:tcPr>
          <w:p w14:paraId="117137CF" w14:textId="437A4939" w:rsidR="00670BE3" w:rsidRPr="00D64B90" w:rsidRDefault="00670BE3" w:rsidP="00670BE3">
            <w:pPr>
              <w:rPr>
                <w:rFonts w:eastAsia="Times New Roman" w:cs="Times New Roman"/>
                <w:color w:val="000000"/>
              </w:rPr>
            </w:pPr>
            <w:r w:rsidRPr="00670BE3">
              <w:rPr>
                <w:rFonts w:eastAsia="Times New Roman" w:cs="Times New Roman"/>
                <w:color w:val="000000"/>
              </w:rPr>
              <w:t>1.2</w:t>
            </w:r>
          </w:p>
        </w:tc>
        <w:tc>
          <w:tcPr>
            <w:tcW w:w="1417" w:type="dxa"/>
            <w:vAlign w:val="center"/>
          </w:tcPr>
          <w:p w14:paraId="59F98EBA" w14:textId="23F829B3" w:rsidR="00670BE3" w:rsidRPr="00D64B90" w:rsidRDefault="00670BE3" w:rsidP="00A07A67">
            <w:pPr>
              <w:rPr>
                <w:rFonts w:eastAsia="Times New Roman" w:cs="Times New Roman"/>
                <w:color w:val="000000"/>
              </w:rPr>
            </w:pPr>
            <w:r w:rsidRPr="00D64B90">
              <w:rPr>
                <w:rFonts w:eastAsia="Times New Roman" w:cs="Times New Roman"/>
                <w:color w:val="000000"/>
              </w:rPr>
              <w:t>1</w:t>
            </w:r>
            <w:r>
              <w:rPr>
                <w:rFonts w:eastAsia="Times New Roman" w:cs="Times New Roman"/>
                <w:color w:val="000000"/>
              </w:rPr>
              <w:t>.1</w:t>
            </w:r>
          </w:p>
        </w:tc>
        <w:tc>
          <w:tcPr>
            <w:tcW w:w="1418" w:type="dxa"/>
            <w:vAlign w:val="center"/>
          </w:tcPr>
          <w:p w14:paraId="3DA9FE28" w14:textId="02649026" w:rsidR="00670BE3" w:rsidRPr="00D64B90" w:rsidRDefault="00670BE3" w:rsidP="00A07A67">
            <w:pPr>
              <w:rPr>
                <w:rFonts w:eastAsia="Times New Roman" w:cs="Times New Roman"/>
                <w:color w:val="000000"/>
              </w:rPr>
            </w:pPr>
            <w:r>
              <w:rPr>
                <w:rFonts w:ascii="Calibri" w:eastAsia="Times New Roman" w:hAnsi="Calibri" w:cs="Times New Roman"/>
                <w:color w:val="000000"/>
                <w:sz w:val="24"/>
                <w:szCs w:val="24"/>
              </w:rPr>
              <w:t>1.1</w:t>
            </w:r>
          </w:p>
        </w:tc>
      </w:tr>
      <w:tr w:rsidR="00670BE3" w14:paraId="276CC558" w14:textId="156F09FA" w:rsidTr="00670BE3">
        <w:trPr>
          <w:trHeight w:val="415"/>
        </w:trPr>
        <w:tc>
          <w:tcPr>
            <w:tcW w:w="1101" w:type="dxa"/>
            <w:vMerge/>
            <w:vAlign w:val="center"/>
          </w:tcPr>
          <w:p w14:paraId="47C3A66D" w14:textId="77777777" w:rsidR="00670BE3" w:rsidRDefault="00670BE3" w:rsidP="00A07A67">
            <w:pPr>
              <w:jc w:val="center"/>
            </w:pPr>
          </w:p>
        </w:tc>
        <w:tc>
          <w:tcPr>
            <w:tcW w:w="708" w:type="dxa"/>
            <w:vMerge/>
            <w:vAlign w:val="center"/>
          </w:tcPr>
          <w:p w14:paraId="37D47379" w14:textId="77777777" w:rsidR="00670BE3" w:rsidRDefault="00670BE3" w:rsidP="00A07A67">
            <w:pPr>
              <w:jc w:val="center"/>
            </w:pPr>
          </w:p>
        </w:tc>
        <w:tc>
          <w:tcPr>
            <w:tcW w:w="1134" w:type="dxa"/>
            <w:vAlign w:val="center"/>
          </w:tcPr>
          <w:p w14:paraId="27B6E310" w14:textId="77777777" w:rsidR="00670BE3" w:rsidRDefault="00670BE3" w:rsidP="00A07A67">
            <w:pPr>
              <w:jc w:val="center"/>
            </w:pPr>
            <w:r>
              <w:t>70</w:t>
            </w:r>
          </w:p>
        </w:tc>
        <w:tc>
          <w:tcPr>
            <w:tcW w:w="1418" w:type="dxa"/>
            <w:vAlign w:val="center"/>
          </w:tcPr>
          <w:p w14:paraId="2E319323" w14:textId="77777777" w:rsidR="00670BE3" w:rsidRPr="00F20D05" w:rsidRDefault="00670BE3" w:rsidP="00A07A67">
            <w:r w:rsidRPr="00F20D05">
              <w:rPr>
                <w:rFonts w:eastAsia="Times New Roman" w:cs="Times New Roman"/>
                <w:color w:val="000000"/>
                <w:szCs w:val="24"/>
              </w:rPr>
              <w:t>47.44</w:t>
            </w:r>
          </w:p>
        </w:tc>
        <w:tc>
          <w:tcPr>
            <w:tcW w:w="1451" w:type="dxa"/>
            <w:vAlign w:val="center"/>
          </w:tcPr>
          <w:p w14:paraId="3EE673A4" w14:textId="77777777" w:rsidR="00670BE3" w:rsidRPr="00F20D05" w:rsidRDefault="00670BE3" w:rsidP="00A07A67">
            <w:r w:rsidRPr="00F20D05">
              <w:rPr>
                <w:rFonts w:eastAsia="Times New Roman" w:cs="Times New Roman"/>
                <w:color w:val="000000"/>
                <w:szCs w:val="24"/>
              </w:rPr>
              <w:t>2.05</w:t>
            </w:r>
          </w:p>
        </w:tc>
        <w:tc>
          <w:tcPr>
            <w:tcW w:w="1346" w:type="dxa"/>
            <w:vAlign w:val="center"/>
          </w:tcPr>
          <w:p w14:paraId="29EF30D2" w14:textId="77777777" w:rsidR="00670BE3" w:rsidRPr="00F20D05" w:rsidRDefault="00670BE3" w:rsidP="00A07A67">
            <w:r w:rsidRPr="00F20D05">
              <w:rPr>
                <w:rFonts w:eastAsia="Times New Roman" w:cs="Times New Roman"/>
                <w:color w:val="000000"/>
              </w:rPr>
              <w:t>1.</w:t>
            </w:r>
            <w:r>
              <w:rPr>
                <w:rFonts w:eastAsia="Times New Roman" w:cs="Times New Roman"/>
                <w:color w:val="000000"/>
              </w:rPr>
              <w:t>8</w:t>
            </w:r>
          </w:p>
        </w:tc>
        <w:tc>
          <w:tcPr>
            <w:tcW w:w="1347" w:type="dxa"/>
            <w:vAlign w:val="center"/>
          </w:tcPr>
          <w:p w14:paraId="5830C4C0" w14:textId="77777777" w:rsidR="00670BE3" w:rsidRPr="00F20D05" w:rsidRDefault="00670BE3" w:rsidP="00A07A67">
            <w:r w:rsidRPr="00F20D05">
              <w:rPr>
                <w:rFonts w:eastAsia="Times New Roman" w:cs="Times New Roman"/>
                <w:color w:val="000000"/>
              </w:rPr>
              <w:t>1.7</w:t>
            </w:r>
          </w:p>
        </w:tc>
        <w:tc>
          <w:tcPr>
            <w:tcW w:w="1384" w:type="dxa"/>
            <w:vAlign w:val="center"/>
          </w:tcPr>
          <w:p w14:paraId="61F8D922" w14:textId="789B147B" w:rsidR="00670BE3" w:rsidRPr="00D64B90" w:rsidRDefault="00670BE3" w:rsidP="00670BE3">
            <w:pPr>
              <w:rPr>
                <w:rFonts w:eastAsia="Times New Roman" w:cs="Times New Roman"/>
                <w:color w:val="000000"/>
              </w:rPr>
            </w:pPr>
            <w:r w:rsidRPr="00670BE3">
              <w:rPr>
                <w:rFonts w:eastAsia="Times New Roman" w:cs="Times New Roman"/>
                <w:color w:val="000000"/>
              </w:rPr>
              <w:t>2.7</w:t>
            </w:r>
          </w:p>
        </w:tc>
        <w:tc>
          <w:tcPr>
            <w:tcW w:w="1418" w:type="dxa"/>
            <w:vAlign w:val="center"/>
          </w:tcPr>
          <w:p w14:paraId="22AECFF6" w14:textId="4557F4EF" w:rsidR="00670BE3" w:rsidRPr="00D64B90" w:rsidRDefault="00670BE3" w:rsidP="00670BE3">
            <w:pPr>
              <w:rPr>
                <w:rFonts w:eastAsia="Times New Roman" w:cs="Times New Roman"/>
                <w:color w:val="000000"/>
              </w:rPr>
            </w:pPr>
            <w:r w:rsidRPr="00670BE3">
              <w:rPr>
                <w:rFonts w:eastAsia="Times New Roman" w:cs="Times New Roman"/>
                <w:color w:val="000000"/>
              </w:rPr>
              <w:t>2.7</w:t>
            </w:r>
          </w:p>
        </w:tc>
        <w:tc>
          <w:tcPr>
            <w:tcW w:w="1417" w:type="dxa"/>
            <w:vAlign w:val="center"/>
          </w:tcPr>
          <w:p w14:paraId="44885DEE" w14:textId="66FAB1CB" w:rsidR="00670BE3" w:rsidRPr="00D64B90" w:rsidRDefault="00670BE3" w:rsidP="00A07A67">
            <w:pPr>
              <w:rPr>
                <w:rFonts w:eastAsia="Times New Roman" w:cs="Times New Roman"/>
                <w:color w:val="000000"/>
              </w:rPr>
            </w:pPr>
            <w:r>
              <w:rPr>
                <w:rFonts w:eastAsia="Times New Roman" w:cs="Times New Roman"/>
                <w:color w:val="000000"/>
              </w:rPr>
              <w:t>2.4</w:t>
            </w:r>
          </w:p>
        </w:tc>
        <w:tc>
          <w:tcPr>
            <w:tcW w:w="1418" w:type="dxa"/>
            <w:vAlign w:val="center"/>
          </w:tcPr>
          <w:p w14:paraId="5FDE6E52" w14:textId="3A83B2D8" w:rsidR="00670BE3" w:rsidRPr="00D64B90" w:rsidRDefault="00670BE3" w:rsidP="00A07A67">
            <w:pPr>
              <w:rPr>
                <w:rFonts w:eastAsia="Times New Roman" w:cs="Times New Roman"/>
                <w:color w:val="000000"/>
              </w:rPr>
            </w:pPr>
            <w:r>
              <w:rPr>
                <w:rFonts w:eastAsia="Times New Roman" w:cs="Times New Roman"/>
                <w:color w:val="000000"/>
              </w:rPr>
              <w:t>2.5</w:t>
            </w:r>
          </w:p>
        </w:tc>
      </w:tr>
      <w:tr w:rsidR="00670BE3" w14:paraId="030CA72B" w14:textId="3C7B6895" w:rsidTr="00670BE3">
        <w:trPr>
          <w:trHeight w:val="421"/>
        </w:trPr>
        <w:tc>
          <w:tcPr>
            <w:tcW w:w="1101" w:type="dxa"/>
            <w:vMerge/>
            <w:vAlign w:val="center"/>
          </w:tcPr>
          <w:p w14:paraId="12DB848F" w14:textId="77777777" w:rsidR="00670BE3" w:rsidRDefault="00670BE3" w:rsidP="00A07A67">
            <w:pPr>
              <w:jc w:val="center"/>
            </w:pPr>
          </w:p>
        </w:tc>
        <w:tc>
          <w:tcPr>
            <w:tcW w:w="708" w:type="dxa"/>
            <w:vMerge w:val="restart"/>
            <w:vAlign w:val="center"/>
          </w:tcPr>
          <w:p w14:paraId="0A790F49" w14:textId="77777777" w:rsidR="00670BE3" w:rsidRDefault="00670BE3" w:rsidP="00A07A67">
            <w:pPr>
              <w:jc w:val="center"/>
            </w:pPr>
            <w:r>
              <w:t>60</w:t>
            </w:r>
          </w:p>
        </w:tc>
        <w:tc>
          <w:tcPr>
            <w:tcW w:w="1134" w:type="dxa"/>
            <w:vAlign w:val="center"/>
          </w:tcPr>
          <w:p w14:paraId="6168AB6D" w14:textId="77777777" w:rsidR="00670BE3" w:rsidRDefault="00670BE3" w:rsidP="00A07A67">
            <w:pPr>
              <w:jc w:val="center"/>
            </w:pPr>
            <w:r>
              <w:t>30</w:t>
            </w:r>
          </w:p>
        </w:tc>
        <w:tc>
          <w:tcPr>
            <w:tcW w:w="1418" w:type="dxa"/>
            <w:vAlign w:val="center"/>
          </w:tcPr>
          <w:p w14:paraId="07856897" w14:textId="77777777" w:rsidR="00670BE3" w:rsidRPr="00F20D05" w:rsidRDefault="00670BE3" w:rsidP="00A07A67">
            <w:r w:rsidRPr="00F20D05">
              <w:rPr>
                <w:rFonts w:eastAsia="Times New Roman" w:cs="Times New Roman"/>
                <w:color w:val="000000"/>
                <w:szCs w:val="24"/>
              </w:rPr>
              <w:t>47.16</w:t>
            </w:r>
          </w:p>
        </w:tc>
        <w:tc>
          <w:tcPr>
            <w:tcW w:w="1451" w:type="dxa"/>
            <w:vAlign w:val="center"/>
          </w:tcPr>
          <w:p w14:paraId="240A233A" w14:textId="77777777" w:rsidR="00670BE3" w:rsidRPr="00F20D05" w:rsidRDefault="00670BE3" w:rsidP="00A07A67">
            <w:r w:rsidRPr="00F20D05">
              <w:rPr>
                <w:rFonts w:eastAsia="Times New Roman" w:cs="Times New Roman"/>
                <w:color w:val="000000"/>
                <w:szCs w:val="24"/>
              </w:rPr>
              <w:t>2.04</w:t>
            </w:r>
          </w:p>
        </w:tc>
        <w:tc>
          <w:tcPr>
            <w:tcW w:w="1346" w:type="dxa"/>
            <w:vAlign w:val="center"/>
          </w:tcPr>
          <w:p w14:paraId="33F62EA7" w14:textId="77777777" w:rsidR="00670BE3" w:rsidRPr="00F20D05" w:rsidRDefault="00670BE3" w:rsidP="00A07A67">
            <w:r w:rsidRPr="00F20D05">
              <w:rPr>
                <w:rFonts w:eastAsia="Times New Roman" w:cs="Times New Roman"/>
                <w:color w:val="000000"/>
              </w:rPr>
              <w:t>2.</w:t>
            </w:r>
            <w:r>
              <w:rPr>
                <w:rFonts w:eastAsia="Times New Roman" w:cs="Times New Roman"/>
                <w:color w:val="000000"/>
              </w:rPr>
              <w:t>4</w:t>
            </w:r>
          </w:p>
        </w:tc>
        <w:tc>
          <w:tcPr>
            <w:tcW w:w="1347" w:type="dxa"/>
            <w:vAlign w:val="center"/>
          </w:tcPr>
          <w:p w14:paraId="06689A8F" w14:textId="77777777" w:rsidR="00670BE3" w:rsidRPr="00F20D05" w:rsidRDefault="00670BE3" w:rsidP="00A07A67">
            <w:r w:rsidRPr="00F20D05">
              <w:rPr>
                <w:rFonts w:eastAsia="Times New Roman" w:cs="Times New Roman"/>
                <w:color w:val="000000"/>
              </w:rPr>
              <w:t>2.</w:t>
            </w:r>
            <w:r>
              <w:rPr>
                <w:rFonts w:eastAsia="Times New Roman" w:cs="Times New Roman"/>
                <w:color w:val="000000"/>
              </w:rPr>
              <w:t>3</w:t>
            </w:r>
          </w:p>
        </w:tc>
        <w:tc>
          <w:tcPr>
            <w:tcW w:w="1384" w:type="dxa"/>
            <w:vAlign w:val="center"/>
          </w:tcPr>
          <w:p w14:paraId="75FE03E9" w14:textId="706DA71F" w:rsidR="00670BE3" w:rsidRPr="00D64B90" w:rsidRDefault="00670BE3" w:rsidP="00670BE3">
            <w:pPr>
              <w:rPr>
                <w:rFonts w:eastAsia="Times New Roman" w:cs="Times New Roman"/>
                <w:color w:val="000000"/>
              </w:rPr>
            </w:pPr>
            <w:r w:rsidRPr="00670BE3">
              <w:rPr>
                <w:rFonts w:eastAsia="Times New Roman" w:cs="Times New Roman"/>
                <w:color w:val="000000"/>
              </w:rPr>
              <w:t>1.8</w:t>
            </w:r>
          </w:p>
        </w:tc>
        <w:tc>
          <w:tcPr>
            <w:tcW w:w="1418" w:type="dxa"/>
            <w:vAlign w:val="center"/>
          </w:tcPr>
          <w:p w14:paraId="2CE9090B" w14:textId="5A5C5DDF" w:rsidR="00670BE3" w:rsidRPr="00D64B90" w:rsidRDefault="00670BE3" w:rsidP="00670BE3">
            <w:pPr>
              <w:rPr>
                <w:rFonts w:eastAsia="Times New Roman" w:cs="Times New Roman"/>
                <w:color w:val="000000"/>
              </w:rPr>
            </w:pPr>
            <w:r w:rsidRPr="00670BE3">
              <w:rPr>
                <w:rFonts w:eastAsia="Times New Roman" w:cs="Times New Roman"/>
                <w:color w:val="000000"/>
              </w:rPr>
              <w:t>1.7</w:t>
            </w:r>
          </w:p>
        </w:tc>
        <w:tc>
          <w:tcPr>
            <w:tcW w:w="1417" w:type="dxa"/>
            <w:vAlign w:val="center"/>
          </w:tcPr>
          <w:p w14:paraId="3D283C7B" w14:textId="6970E574" w:rsidR="00670BE3" w:rsidRPr="00D64B90" w:rsidRDefault="00670BE3" w:rsidP="00A07A67">
            <w:pPr>
              <w:rPr>
                <w:rFonts w:eastAsia="Times New Roman" w:cs="Times New Roman"/>
                <w:color w:val="000000"/>
              </w:rPr>
            </w:pPr>
            <w:r>
              <w:rPr>
                <w:rFonts w:eastAsia="Times New Roman" w:cs="Times New Roman"/>
                <w:color w:val="000000"/>
              </w:rPr>
              <w:t>1.6</w:t>
            </w:r>
          </w:p>
        </w:tc>
        <w:tc>
          <w:tcPr>
            <w:tcW w:w="1418" w:type="dxa"/>
            <w:vAlign w:val="center"/>
          </w:tcPr>
          <w:p w14:paraId="6567E4A8" w14:textId="2B1F7CF1" w:rsidR="00670BE3" w:rsidRPr="00D64B90" w:rsidRDefault="00670BE3" w:rsidP="00A07A67">
            <w:pPr>
              <w:rPr>
                <w:rFonts w:eastAsia="Times New Roman" w:cs="Times New Roman"/>
                <w:color w:val="000000"/>
              </w:rPr>
            </w:pPr>
            <w:r>
              <w:rPr>
                <w:rFonts w:eastAsia="Times New Roman" w:cs="Times New Roman"/>
                <w:color w:val="000000"/>
              </w:rPr>
              <w:t>1.6</w:t>
            </w:r>
          </w:p>
        </w:tc>
      </w:tr>
      <w:tr w:rsidR="00670BE3" w14:paraId="531F6578" w14:textId="69866C35" w:rsidTr="00670BE3">
        <w:trPr>
          <w:trHeight w:val="427"/>
        </w:trPr>
        <w:tc>
          <w:tcPr>
            <w:tcW w:w="1101" w:type="dxa"/>
            <w:vMerge/>
            <w:vAlign w:val="center"/>
          </w:tcPr>
          <w:p w14:paraId="1775CAA1" w14:textId="77777777" w:rsidR="00670BE3" w:rsidRDefault="00670BE3" w:rsidP="00A07A67">
            <w:pPr>
              <w:jc w:val="center"/>
            </w:pPr>
          </w:p>
        </w:tc>
        <w:tc>
          <w:tcPr>
            <w:tcW w:w="708" w:type="dxa"/>
            <w:vMerge/>
            <w:vAlign w:val="center"/>
          </w:tcPr>
          <w:p w14:paraId="1CEB4A33" w14:textId="77777777" w:rsidR="00670BE3" w:rsidRDefault="00670BE3" w:rsidP="00A07A67">
            <w:pPr>
              <w:jc w:val="center"/>
            </w:pPr>
          </w:p>
        </w:tc>
        <w:tc>
          <w:tcPr>
            <w:tcW w:w="1134" w:type="dxa"/>
            <w:vAlign w:val="center"/>
          </w:tcPr>
          <w:p w14:paraId="3399123B" w14:textId="77777777" w:rsidR="00670BE3" w:rsidRDefault="00670BE3" w:rsidP="00A07A67">
            <w:pPr>
              <w:jc w:val="center"/>
            </w:pPr>
            <w:r>
              <w:t>70</w:t>
            </w:r>
          </w:p>
        </w:tc>
        <w:tc>
          <w:tcPr>
            <w:tcW w:w="1418" w:type="dxa"/>
            <w:vAlign w:val="center"/>
          </w:tcPr>
          <w:p w14:paraId="125D25B2" w14:textId="77777777" w:rsidR="00670BE3" w:rsidRPr="00F20D05" w:rsidRDefault="00670BE3" w:rsidP="00A07A67">
            <w:r w:rsidRPr="00F20D05">
              <w:rPr>
                <w:rFonts w:eastAsia="Times New Roman" w:cs="Times New Roman"/>
                <w:color w:val="000000"/>
                <w:szCs w:val="24"/>
              </w:rPr>
              <w:t>46.98</w:t>
            </w:r>
          </w:p>
        </w:tc>
        <w:tc>
          <w:tcPr>
            <w:tcW w:w="1451" w:type="dxa"/>
            <w:vAlign w:val="center"/>
          </w:tcPr>
          <w:p w14:paraId="1A7BE35A" w14:textId="77777777" w:rsidR="00670BE3" w:rsidRPr="00F20D05" w:rsidRDefault="00670BE3" w:rsidP="00A07A67">
            <w:r w:rsidRPr="00F20D05">
              <w:rPr>
                <w:rFonts w:eastAsia="Times New Roman" w:cs="Times New Roman"/>
                <w:color w:val="000000"/>
                <w:szCs w:val="24"/>
              </w:rPr>
              <w:t>2.04</w:t>
            </w:r>
          </w:p>
        </w:tc>
        <w:tc>
          <w:tcPr>
            <w:tcW w:w="1346" w:type="dxa"/>
            <w:vAlign w:val="center"/>
          </w:tcPr>
          <w:p w14:paraId="1DCDA454" w14:textId="77777777" w:rsidR="00670BE3" w:rsidRPr="00F20D05" w:rsidRDefault="00670BE3" w:rsidP="00A07A67">
            <w:r w:rsidRPr="00F20D05">
              <w:rPr>
                <w:rFonts w:eastAsia="Times New Roman" w:cs="Times New Roman"/>
                <w:color w:val="000000"/>
              </w:rPr>
              <w:t>2.7</w:t>
            </w:r>
          </w:p>
        </w:tc>
        <w:tc>
          <w:tcPr>
            <w:tcW w:w="1347" w:type="dxa"/>
            <w:vAlign w:val="center"/>
          </w:tcPr>
          <w:p w14:paraId="7525D991" w14:textId="77777777" w:rsidR="00670BE3" w:rsidRPr="00F20D05" w:rsidRDefault="00670BE3" w:rsidP="00A07A67">
            <w:r>
              <w:rPr>
                <w:rFonts w:eastAsia="Times New Roman" w:cs="Times New Roman"/>
                <w:color w:val="000000"/>
              </w:rPr>
              <w:t>2.7</w:t>
            </w:r>
          </w:p>
        </w:tc>
        <w:tc>
          <w:tcPr>
            <w:tcW w:w="1384" w:type="dxa"/>
            <w:vAlign w:val="center"/>
          </w:tcPr>
          <w:p w14:paraId="48189293" w14:textId="39B13497" w:rsidR="00670BE3" w:rsidRPr="00D64B90" w:rsidRDefault="00670BE3" w:rsidP="00670BE3">
            <w:pPr>
              <w:rPr>
                <w:rFonts w:eastAsia="Times New Roman" w:cs="Times New Roman"/>
                <w:color w:val="000000"/>
              </w:rPr>
            </w:pPr>
            <w:r w:rsidRPr="00670BE3">
              <w:rPr>
                <w:rFonts w:eastAsia="Times New Roman" w:cs="Times New Roman"/>
                <w:color w:val="000000"/>
              </w:rPr>
              <w:t>4.0</w:t>
            </w:r>
          </w:p>
        </w:tc>
        <w:tc>
          <w:tcPr>
            <w:tcW w:w="1418" w:type="dxa"/>
            <w:vAlign w:val="center"/>
          </w:tcPr>
          <w:p w14:paraId="71BBF7D4" w14:textId="248A272E" w:rsidR="00670BE3" w:rsidRPr="00D64B90" w:rsidRDefault="00670BE3" w:rsidP="00670BE3">
            <w:pPr>
              <w:rPr>
                <w:rFonts w:eastAsia="Times New Roman" w:cs="Times New Roman"/>
                <w:color w:val="000000"/>
              </w:rPr>
            </w:pPr>
            <w:r w:rsidRPr="00670BE3">
              <w:rPr>
                <w:rFonts w:eastAsia="Times New Roman" w:cs="Times New Roman"/>
                <w:color w:val="000000"/>
              </w:rPr>
              <w:t>3.9</w:t>
            </w:r>
          </w:p>
        </w:tc>
        <w:tc>
          <w:tcPr>
            <w:tcW w:w="1417" w:type="dxa"/>
            <w:vAlign w:val="center"/>
          </w:tcPr>
          <w:p w14:paraId="264B1802" w14:textId="7208EF4E" w:rsidR="00670BE3" w:rsidRPr="00D64B90" w:rsidRDefault="00670BE3" w:rsidP="00A07A67">
            <w:pPr>
              <w:rPr>
                <w:rFonts w:eastAsia="Times New Roman" w:cs="Times New Roman"/>
                <w:color w:val="000000"/>
              </w:rPr>
            </w:pPr>
            <w:r>
              <w:rPr>
                <w:rFonts w:eastAsia="Times New Roman" w:cs="Times New Roman"/>
                <w:color w:val="000000"/>
              </w:rPr>
              <w:t>3.5</w:t>
            </w:r>
          </w:p>
        </w:tc>
        <w:tc>
          <w:tcPr>
            <w:tcW w:w="1418" w:type="dxa"/>
            <w:vAlign w:val="center"/>
          </w:tcPr>
          <w:p w14:paraId="64F229C8" w14:textId="5BD187A8" w:rsidR="00670BE3" w:rsidRPr="00D64B90" w:rsidRDefault="00670BE3" w:rsidP="00A07A67">
            <w:pPr>
              <w:rPr>
                <w:rFonts w:eastAsia="Times New Roman" w:cs="Times New Roman"/>
                <w:color w:val="000000"/>
              </w:rPr>
            </w:pPr>
            <w:r>
              <w:rPr>
                <w:rFonts w:eastAsia="Times New Roman" w:cs="Times New Roman"/>
                <w:color w:val="000000"/>
              </w:rPr>
              <w:t>3.6</w:t>
            </w:r>
          </w:p>
        </w:tc>
      </w:tr>
      <w:tr w:rsidR="00670BE3" w14:paraId="100582DC" w14:textId="69E807C6" w:rsidTr="00670BE3">
        <w:trPr>
          <w:trHeight w:val="404"/>
        </w:trPr>
        <w:tc>
          <w:tcPr>
            <w:tcW w:w="1101" w:type="dxa"/>
            <w:vMerge/>
            <w:vAlign w:val="center"/>
          </w:tcPr>
          <w:p w14:paraId="76848455" w14:textId="77777777" w:rsidR="00670BE3" w:rsidRDefault="00670BE3" w:rsidP="00A07A67">
            <w:pPr>
              <w:jc w:val="center"/>
            </w:pPr>
          </w:p>
        </w:tc>
        <w:tc>
          <w:tcPr>
            <w:tcW w:w="708" w:type="dxa"/>
            <w:vMerge w:val="restart"/>
            <w:vAlign w:val="center"/>
          </w:tcPr>
          <w:p w14:paraId="54D5A59E" w14:textId="77777777" w:rsidR="00670BE3" w:rsidRDefault="00670BE3" w:rsidP="00A07A67">
            <w:pPr>
              <w:jc w:val="center"/>
            </w:pPr>
            <w:r>
              <w:t>80</w:t>
            </w:r>
          </w:p>
        </w:tc>
        <w:tc>
          <w:tcPr>
            <w:tcW w:w="1134" w:type="dxa"/>
            <w:vAlign w:val="center"/>
          </w:tcPr>
          <w:p w14:paraId="12A13CCB" w14:textId="77777777" w:rsidR="00670BE3" w:rsidRDefault="00670BE3" w:rsidP="00A07A67">
            <w:pPr>
              <w:jc w:val="center"/>
            </w:pPr>
            <w:r>
              <w:t>30</w:t>
            </w:r>
          </w:p>
        </w:tc>
        <w:tc>
          <w:tcPr>
            <w:tcW w:w="1418" w:type="dxa"/>
            <w:vAlign w:val="center"/>
          </w:tcPr>
          <w:p w14:paraId="4EA6037F" w14:textId="77777777" w:rsidR="00670BE3" w:rsidRPr="00F20D05" w:rsidRDefault="00670BE3" w:rsidP="00A07A67">
            <w:r w:rsidRPr="00F20D05">
              <w:rPr>
                <w:rFonts w:eastAsia="Times New Roman" w:cs="Times New Roman"/>
                <w:color w:val="000000"/>
                <w:szCs w:val="24"/>
              </w:rPr>
              <w:t>46.37</w:t>
            </w:r>
          </w:p>
        </w:tc>
        <w:tc>
          <w:tcPr>
            <w:tcW w:w="1451" w:type="dxa"/>
            <w:vAlign w:val="center"/>
          </w:tcPr>
          <w:p w14:paraId="51E1117A" w14:textId="77777777" w:rsidR="00670BE3" w:rsidRPr="00F20D05" w:rsidRDefault="00670BE3" w:rsidP="00A07A67">
            <w:r w:rsidRPr="00F20D05">
              <w:rPr>
                <w:rFonts w:eastAsia="Times New Roman" w:cs="Times New Roman"/>
                <w:color w:val="000000"/>
                <w:szCs w:val="24"/>
              </w:rPr>
              <w:t>2.01</w:t>
            </w:r>
          </w:p>
        </w:tc>
        <w:tc>
          <w:tcPr>
            <w:tcW w:w="1346" w:type="dxa"/>
            <w:vAlign w:val="center"/>
          </w:tcPr>
          <w:p w14:paraId="42685634" w14:textId="77777777" w:rsidR="00670BE3" w:rsidRPr="00F20D05" w:rsidRDefault="00670BE3" w:rsidP="00A07A67">
            <w:r>
              <w:rPr>
                <w:rFonts w:eastAsia="Times New Roman" w:cs="Times New Roman"/>
                <w:color w:val="000000"/>
              </w:rPr>
              <w:t>4.0</w:t>
            </w:r>
          </w:p>
        </w:tc>
        <w:tc>
          <w:tcPr>
            <w:tcW w:w="1347" w:type="dxa"/>
            <w:vAlign w:val="center"/>
          </w:tcPr>
          <w:p w14:paraId="37BFDD69" w14:textId="77777777" w:rsidR="00670BE3" w:rsidRPr="00F20D05" w:rsidRDefault="00670BE3" w:rsidP="00A07A67">
            <w:r w:rsidRPr="00F20D05">
              <w:rPr>
                <w:rFonts w:eastAsia="Times New Roman" w:cs="Times New Roman"/>
                <w:color w:val="000000"/>
              </w:rPr>
              <w:t>3.</w:t>
            </w:r>
            <w:r>
              <w:rPr>
                <w:rFonts w:eastAsia="Times New Roman" w:cs="Times New Roman"/>
                <w:color w:val="000000"/>
              </w:rPr>
              <w:t>9</w:t>
            </w:r>
          </w:p>
        </w:tc>
        <w:tc>
          <w:tcPr>
            <w:tcW w:w="1384" w:type="dxa"/>
            <w:vAlign w:val="center"/>
          </w:tcPr>
          <w:p w14:paraId="569DDAC9" w14:textId="5E3B6716" w:rsidR="00670BE3" w:rsidRPr="00D64B90" w:rsidRDefault="00670BE3" w:rsidP="00670BE3">
            <w:pPr>
              <w:rPr>
                <w:rFonts w:eastAsia="Times New Roman" w:cs="Times New Roman"/>
                <w:color w:val="000000"/>
              </w:rPr>
            </w:pPr>
            <w:r w:rsidRPr="00670BE3">
              <w:rPr>
                <w:rFonts w:eastAsia="Times New Roman" w:cs="Times New Roman"/>
                <w:color w:val="000000"/>
              </w:rPr>
              <w:t>2.4</w:t>
            </w:r>
          </w:p>
        </w:tc>
        <w:tc>
          <w:tcPr>
            <w:tcW w:w="1418" w:type="dxa"/>
            <w:vAlign w:val="center"/>
          </w:tcPr>
          <w:p w14:paraId="00DF4277" w14:textId="630DCA27" w:rsidR="00670BE3" w:rsidRPr="00D64B90" w:rsidRDefault="00670BE3" w:rsidP="00670BE3">
            <w:pPr>
              <w:rPr>
                <w:rFonts w:eastAsia="Times New Roman" w:cs="Times New Roman"/>
                <w:color w:val="000000"/>
              </w:rPr>
            </w:pPr>
            <w:r w:rsidRPr="00670BE3">
              <w:rPr>
                <w:rFonts w:eastAsia="Times New Roman" w:cs="Times New Roman"/>
                <w:color w:val="000000"/>
              </w:rPr>
              <w:t>2.3</w:t>
            </w:r>
          </w:p>
        </w:tc>
        <w:tc>
          <w:tcPr>
            <w:tcW w:w="1417" w:type="dxa"/>
            <w:vAlign w:val="center"/>
          </w:tcPr>
          <w:p w14:paraId="0D7CE159" w14:textId="104E2FD8" w:rsidR="00670BE3" w:rsidRPr="00D64B90" w:rsidRDefault="00670BE3" w:rsidP="00A07A67">
            <w:pPr>
              <w:rPr>
                <w:rFonts w:eastAsia="Times New Roman" w:cs="Times New Roman"/>
                <w:color w:val="000000"/>
              </w:rPr>
            </w:pPr>
            <w:r>
              <w:rPr>
                <w:rFonts w:eastAsia="Times New Roman" w:cs="Times New Roman"/>
                <w:color w:val="000000"/>
              </w:rPr>
              <w:t>2.1</w:t>
            </w:r>
          </w:p>
        </w:tc>
        <w:tc>
          <w:tcPr>
            <w:tcW w:w="1418" w:type="dxa"/>
            <w:vAlign w:val="center"/>
          </w:tcPr>
          <w:p w14:paraId="057F2AFF" w14:textId="228E35F5" w:rsidR="00670BE3" w:rsidRPr="00D64B90" w:rsidRDefault="00670BE3" w:rsidP="00A07A67">
            <w:pPr>
              <w:rPr>
                <w:rFonts w:eastAsia="Times New Roman" w:cs="Times New Roman"/>
                <w:color w:val="000000"/>
              </w:rPr>
            </w:pPr>
            <w:r>
              <w:rPr>
                <w:rFonts w:eastAsia="Times New Roman" w:cs="Times New Roman"/>
                <w:color w:val="000000"/>
              </w:rPr>
              <w:t>2.1</w:t>
            </w:r>
          </w:p>
        </w:tc>
      </w:tr>
      <w:tr w:rsidR="00670BE3" w14:paraId="7FD93682" w14:textId="194B0A88" w:rsidTr="00670BE3">
        <w:trPr>
          <w:trHeight w:val="411"/>
        </w:trPr>
        <w:tc>
          <w:tcPr>
            <w:tcW w:w="1101" w:type="dxa"/>
            <w:vMerge/>
            <w:vAlign w:val="center"/>
          </w:tcPr>
          <w:p w14:paraId="3E79EB2B" w14:textId="77777777" w:rsidR="00670BE3" w:rsidRDefault="00670BE3" w:rsidP="00A07A67">
            <w:pPr>
              <w:jc w:val="center"/>
            </w:pPr>
          </w:p>
        </w:tc>
        <w:tc>
          <w:tcPr>
            <w:tcW w:w="708" w:type="dxa"/>
            <w:vMerge/>
            <w:vAlign w:val="center"/>
          </w:tcPr>
          <w:p w14:paraId="663FAD45" w14:textId="77777777" w:rsidR="00670BE3" w:rsidRDefault="00670BE3" w:rsidP="00A07A67">
            <w:pPr>
              <w:jc w:val="center"/>
            </w:pPr>
          </w:p>
        </w:tc>
        <w:tc>
          <w:tcPr>
            <w:tcW w:w="1134" w:type="dxa"/>
            <w:vAlign w:val="center"/>
          </w:tcPr>
          <w:p w14:paraId="0BD9A77A" w14:textId="77777777" w:rsidR="00670BE3" w:rsidRDefault="00670BE3" w:rsidP="00A07A67">
            <w:pPr>
              <w:jc w:val="center"/>
            </w:pPr>
            <w:r>
              <w:t>70</w:t>
            </w:r>
          </w:p>
        </w:tc>
        <w:tc>
          <w:tcPr>
            <w:tcW w:w="1418" w:type="dxa"/>
            <w:vAlign w:val="center"/>
          </w:tcPr>
          <w:p w14:paraId="37FAA4EC" w14:textId="77777777" w:rsidR="00670BE3" w:rsidRPr="00F20D05" w:rsidRDefault="00670BE3" w:rsidP="00A07A67">
            <w:r w:rsidRPr="00F20D05">
              <w:rPr>
                <w:rFonts w:eastAsia="Times New Roman" w:cs="Times New Roman"/>
                <w:color w:val="000000"/>
                <w:szCs w:val="24"/>
              </w:rPr>
              <w:t>45.78</w:t>
            </w:r>
          </w:p>
        </w:tc>
        <w:tc>
          <w:tcPr>
            <w:tcW w:w="1451" w:type="dxa"/>
            <w:vAlign w:val="center"/>
          </w:tcPr>
          <w:p w14:paraId="2595D504" w14:textId="77777777" w:rsidR="00670BE3" w:rsidRPr="00F20D05" w:rsidRDefault="00670BE3" w:rsidP="00A07A67">
            <w:r w:rsidRPr="00F20D05">
              <w:rPr>
                <w:rFonts w:eastAsia="Times New Roman" w:cs="Times New Roman"/>
                <w:color w:val="000000"/>
                <w:szCs w:val="24"/>
              </w:rPr>
              <w:t>1.99</w:t>
            </w:r>
          </w:p>
        </w:tc>
        <w:tc>
          <w:tcPr>
            <w:tcW w:w="1346" w:type="dxa"/>
            <w:vAlign w:val="center"/>
          </w:tcPr>
          <w:p w14:paraId="0019C7C9" w14:textId="77777777" w:rsidR="00670BE3" w:rsidRPr="00F20D05" w:rsidRDefault="00670BE3" w:rsidP="00A07A67">
            <w:r w:rsidRPr="00F20D05">
              <w:rPr>
                <w:rFonts w:eastAsia="Times New Roman" w:cs="Times New Roman"/>
                <w:color w:val="000000"/>
              </w:rPr>
              <w:t>5.2</w:t>
            </w:r>
          </w:p>
        </w:tc>
        <w:tc>
          <w:tcPr>
            <w:tcW w:w="1347" w:type="dxa"/>
            <w:vAlign w:val="center"/>
          </w:tcPr>
          <w:p w14:paraId="78120883" w14:textId="77777777" w:rsidR="00670BE3" w:rsidRPr="00F20D05" w:rsidRDefault="00670BE3" w:rsidP="00A07A67">
            <w:r w:rsidRPr="00F20D05">
              <w:rPr>
                <w:rFonts w:eastAsia="Times New Roman" w:cs="Times New Roman"/>
                <w:color w:val="000000"/>
              </w:rPr>
              <w:t>5.</w:t>
            </w:r>
            <w:r>
              <w:rPr>
                <w:rFonts w:eastAsia="Times New Roman" w:cs="Times New Roman"/>
                <w:color w:val="000000"/>
              </w:rPr>
              <w:t>1</w:t>
            </w:r>
          </w:p>
        </w:tc>
        <w:tc>
          <w:tcPr>
            <w:tcW w:w="1384" w:type="dxa"/>
            <w:vAlign w:val="center"/>
          </w:tcPr>
          <w:p w14:paraId="66DD8705" w14:textId="27EE95DA" w:rsidR="00670BE3" w:rsidRPr="00D64B90" w:rsidRDefault="00670BE3" w:rsidP="00670BE3">
            <w:pPr>
              <w:rPr>
                <w:rFonts w:eastAsia="Times New Roman" w:cs="Times New Roman"/>
                <w:color w:val="000000"/>
              </w:rPr>
            </w:pPr>
            <w:r w:rsidRPr="00670BE3">
              <w:rPr>
                <w:rFonts w:eastAsia="Times New Roman" w:cs="Times New Roman"/>
                <w:color w:val="000000"/>
              </w:rPr>
              <w:t>5.2</w:t>
            </w:r>
          </w:p>
        </w:tc>
        <w:tc>
          <w:tcPr>
            <w:tcW w:w="1418" w:type="dxa"/>
            <w:vAlign w:val="center"/>
          </w:tcPr>
          <w:p w14:paraId="5B91B4FD" w14:textId="23112E16" w:rsidR="00670BE3" w:rsidRPr="00D64B90" w:rsidRDefault="00670BE3" w:rsidP="00670BE3">
            <w:pPr>
              <w:rPr>
                <w:rFonts w:eastAsia="Times New Roman" w:cs="Times New Roman"/>
                <w:color w:val="000000"/>
              </w:rPr>
            </w:pPr>
            <w:r w:rsidRPr="00670BE3">
              <w:rPr>
                <w:rFonts w:eastAsia="Times New Roman" w:cs="Times New Roman"/>
                <w:color w:val="000000"/>
              </w:rPr>
              <w:t>5.1</w:t>
            </w:r>
          </w:p>
        </w:tc>
        <w:tc>
          <w:tcPr>
            <w:tcW w:w="1417" w:type="dxa"/>
            <w:vAlign w:val="center"/>
          </w:tcPr>
          <w:p w14:paraId="73CC8A4C" w14:textId="44B8AC3B" w:rsidR="00670BE3" w:rsidRPr="00D64B90" w:rsidRDefault="00670BE3" w:rsidP="00A07A67">
            <w:pPr>
              <w:rPr>
                <w:rFonts w:eastAsia="Times New Roman" w:cs="Times New Roman"/>
                <w:color w:val="000000"/>
              </w:rPr>
            </w:pPr>
            <w:r>
              <w:rPr>
                <w:rFonts w:eastAsia="Times New Roman" w:cs="Times New Roman"/>
                <w:color w:val="000000"/>
              </w:rPr>
              <w:t>4.6</w:t>
            </w:r>
          </w:p>
        </w:tc>
        <w:tc>
          <w:tcPr>
            <w:tcW w:w="1418" w:type="dxa"/>
            <w:vAlign w:val="center"/>
          </w:tcPr>
          <w:p w14:paraId="6EDFC1BE" w14:textId="7BB41E0F" w:rsidR="00670BE3" w:rsidRPr="00D64B90" w:rsidRDefault="00670BE3" w:rsidP="00A07A67">
            <w:pPr>
              <w:rPr>
                <w:rFonts w:eastAsia="Times New Roman" w:cs="Times New Roman"/>
                <w:color w:val="000000"/>
              </w:rPr>
            </w:pPr>
            <w:r>
              <w:rPr>
                <w:rFonts w:eastAsia="Times New Roman" w:cs="Times New Roman"/>
                <w:color w:val="000000"/>
              </w:rPr>
              <w:t>4.8</w:t>
            </w:r>
          </w:p>
        </w:tc>
      </w:tr>
      <w:tr w:rsidR="00670BE3" w14:paraId="2B927D24" w14:textId="019A71F2" w:rsidTr="00670BE3">
        <w:trPr>
          <w:trHeight w:val="417"/>
        </w:trPr>
        <w:tc>
          <w:tcPr>
            <w:tcW w:w="1101" w:type="dxa"/>
            <w:vMerge w:val="restart"/>
            <w:vAlign w:val="center"/>
          </w:tcPr>
          <w:p w14:paraId="4B0D08F2" w14:textId="77777777" w:rsidR="00670BE3" w:rsidRDefault="00670BE3" w:rsidP="00A07A67">
            <w:pPr>
              <w:jc w:val="center"/>
            </w:pPr>
            <w:r>
              <w:t>Post-infection</w:t>
            </w:r>
          </w:p>
        </w:tc>
        <w:tc>
          <w:tcPr>
            <w:tcW w:w="708" w:type="dxa"/>
            <w:vMerge w:val="restart"/>
            <w:vAlign w:val="center"/>
          </w:tcPr>
          <w:p w14:paraId="4E1CFF29" w14:textId="77777777" w:rsidR="00670BE3" w:rsidRDefault="00670BE3" w:rsidP="00A07A67">
            <w:pPr>
              <w:jc w:val="center"/>
            </w:pPr>
            <w:r>
              <w:t>40</w:t>
            </w:r>
          </w:p>
        </w:tc>
        <w:tc>
          <w:tcPr>
            <w:tcW w:w="1134" w:type="dxa"/>
            <w:vAlign w:val="center"/>
          </w:tcPr>
          <w:p w14:paraId="7CAC9FCA" w14:textId="77777777" w:rsidR="00670BE3" w:rsidRDefault="00670BE3" w:rsidP="00A07A67">
            <w:pPr>
              <w:jc w:val="center"/>
            </w:pPr>
            <w:r>
              <w:t>30</w:t>
            </w:r>
          </w:p>
        </w:tc>
        <w:tc>
          <w:tcPr>
            <w:tcW w:w="1418" w:type="dxa"/>
            <w:vAlign w:val="center"/>
          </w:tcPr>
          <w:p w14:paraId="057B04EB" w14:textId="77777777" w:rsidR="00670BE3" w:rsidRPr="00F20D05" w:rsidRDefault="00670BE3" w:rsidP="00A07A67">
            <w:r w:rsidRPr="00F20D05">
              <w:rPr>
                <w:rFonts w:eastAsia="Times New Roman" w:cs="Times New Roman"/>
                <w:color w:val="000000"/>
                <w:szCs w:val="24"/>
              </w:rPr>
              <w:t>45.87</w:t>
            </w:r>
          </w:p>
        </w:tc>
        <w:tc>
          <w:tcPr>
            <w:tcW w:w="1451" w:type="dxa"/>
            <w:vAlign w:val="center"/>
          </w:tcPr>
          <w:p w14:paraId="5B785AA6" w14:textId="77777777" w:rsidR="00670BE3" w:rsidRPr="00F20D05" w:rsidRDefault="00670BE3" w:rsidP="00A07A67">
            <w:r w:rsidRPr="00F20D05">
              <w:rPr>
                <w:rFonts w:eastAsia="Times New Roman" w:cs="Times New Roman"/>
                <w:color w:val="000000"/>
                <w:szCs w:val="24"/>
              </w:rPr>
              <w:t>1.98</w:t>
            </w:r>
          </w:p>
        </w:tc>
        <w:tc>
          <w:tcPr>
            <w:tcW w:w="1346" w:type="dxa"/>
            <w:vAlign w:val="center"/>
          </w:tcPr>
          <w:p w14:paraId="333A83BF" w14:textId="77777777" w:rsidR="00670BE3" w:rsidRPr="00F20D05" w:rsidRDefault="00670BE3" w:rsidP="00A07A67">
            <w:r w:rsidRPr="00F20D05">
              <w:rPr>
                <w:rFonts w:eastAsia="Times New Roman" w:cs="Times New Roman"/>
                <w:color w:val="000000"/>
              </w:rPr>
              <w:t>5.0</w:t>
            </w:r>
          </w:p>
        </w:tc>
        <w:tc>
          <w:tcPr>
            <w:tcW w:w="1347" w:type="dxa"/>
            <w:vAlign w:val="center"/>
          </w:tcPr>
          <w:p w14:paraId="66DD1060" w14:textId="77777777" w:rsidR="00670BE3" w:rsidRPr="00F20D05" w:rsidRDefault="00670BE3" w:rsidP="00A07A67">
            <w:r w:rsidRPr="00F20D05">
              <w:rPr>
                <w:rFonts w:eastAsia="Times New Roman" w:cs="Times New Roman"/>
                <w:color w:val="000000"/>
              </w:rPr>
              <w:t>5.2</w:t>
            </w:r>
          </w:p>
        </w:tc>
        <w:tc>
          <w:tcPr>
            <w:tcW w:w="1384" w:type="dxa"/>
            <w:vAlign w:val="center"/>
          </w:tcPr>
          <w:p w14:paraId="49CA127C" w14:textId="06F7A464" w:rsidR="00670BE3" w:rsidRPr="00D64B90" w:rsidRDefault="00670BE3" w:rsidP="00670BE3">
            <w:pPr>
              <w:rPr>
                <w:rFonts w:eastAsia="Times New Roman" w:cs="Times New Roman"/>
                <w:color w:val="000000"/>
              </w:rPr>
            </w:pPr>
            <w:r w:rsidRPr="00670BE3">
              <w:rPr>
                <w:rFonts w:eastAsia="Times New Roman" w:cs="Times New Roman"/>
                <w:color w:val="000000"/>
              </w:rPr>
              <w:t>5.0</w:t>
            </w:r>
          </w:p>
        </w:tc>
        <w:tc>
          <w:tcPr>
            <w:tcW w:w="1418" w:type="dxa"/>
            <w:vAlign w:val="center"/>
          </w:tcPr>
          <w:p w14:paraId="6833F031" w14:textId="6521B564" w:rsidR="00670BE3" w:rsidRPr="00D64B90" w:rsidRDefault="00670BE3" w:rsidP="00670BE3">
            <w:pPr>
              <w:rPr>
                <w:rFonts w:eastAsia="Times New Roman" w:cs="Times New Roman"/>
                <w:color w:val="000000"/>
              </w:rPr>
            </w:pPr>
            <w:r w:rsidRPr="00670BE3">
              <w:rPr>
                <w:rFonts w:eastAsia="Times New Roman" w:cs="Times New Roman"/>
                <w:color w:val="000000"/>
              </w:rPr>
              <w:t>5.2</w:t>
            </w:r>
          </w:p>
        </w:tc>
        <w:tc>
          <w:tcPr>
            <w:tcW w:w="1417" w:type="dxa"/>
            <w:vAlign w:val="center"/>
          </w:tcPr>
          <w:p w14:paraId="54DE8867" w14:textId="47F2225B" w:rsidR="00670BE3" w:rsidRPr="00D64B90" w:rsidRDefault="00670BE3" w:rsidP="00A07A67">
            <w:pPr>
              <w:rPr>
                <w:rFonts w:eastAsia="Times New Roman" w:cs="Times New Roman"/>
                <w:color w:val="000000"/>
              </w:rPr>
            </w:pPr>
            <w:r>
              <w:rPr>
                <w:rFonts w:eastAsia="Times New Roman" w:cs="Times New Roman"/>
                <w:color w:val="000000"/>
              </w:rPr>
              <w:t>4.7</w:t>
            </w:r>
          </w:p>
        </w:tc>
        <w:tc>
          <w:tcPr>
            <w:tcW w:w="1418" w:type="dxa"/>
            <w:vAlign w:val="center"/>
          </w:tcPr>
          <w:p w14:paraId="1D1211F4" w14:textId="2F1CCF1B" w:rsidR="00670BE3" w:rsidRPr="00D64B90" w:rsidRDefault="00670BE3" w:rsidP="00A07A67">
            <w:pPr>
              <w:rPr>
                <w:rFonts w:eastAsia="Times New Roman" w:cs="Times New Roman"/>
                <w:color w:val="000000"/>
              </w:rPr>
            </w:pPr>
            <w:r>
              <w:rPr>
                <w:rFonts w:eastAsia="Times New Roman" w:cs="Times New Roman"/>
                <w:color w:val="000000"/>
              </w:rPr>
              <w:t>5.1</w:t>
            </w:r>
          </w:p>
        </w:tc>
      </w:tr>
      <w:tr w:rsidR="00670BE3" w14:paraId="761E1682" w14:textId="15A7A5D5" w:rsidTr="00670BE3">
        <w:trPr>
          <w:trHeight w:val="423"/>
        </w:trPr>
        <w:tc>
          <w:tcPr>
            <w:tcW w:w="1101" w:type="dxa"/>
            <w:vMerge/>
            <w:vAlign w:val="center"/>
          </w:tcPr>
          <w:p w14:paraId="2DD792CA" w14:textId="77777777" w:rsidR="00670BE3" w:rsidRDefault="00670BE3" w:rsidP="00A07A67">
            <w:pPr>
              <w:jc w:val="center"/>
            </w:pPr>
          </w:p>
        </w:tc>
        <w:tc>
          <w:tcPr>
            <w:tcW w:w="708" w:type="dxa"/>
            <w:vMerge/>
            <w:vAlign w:val="center"/>
          </w:tcPr>
          <w:p w14:paraId="42271883" w14:textId="77777777" w:rsidR="00670BE3" w:rsidRDefault="00670BE3" w:rsidP="00A07A67">
            <w:pPr>
              <w:jc w:val="center"/>
            </w:pPr>
          </w:p>
        </w:tc>
        <w:tc>
          <w:tcPr>
            <w:tcW w:w="1134" w:type="dxa"/>
            <w:vAlign w:val="center"/>
          </w:tcPr>
          <w:p w14:paraId="396D09C4" w14:textId="77777777" w:rsidR="00670BE3" w:rsidRDefault="00670BE3" w:rsidP="00A07A67">
            <w:pPr>
              <w:jc w:val="center"/>
            </w:pPr>
            <w:r>
              <w:t>70</w:t>
            </w:r>
          </w:p>
        </w:tc>
        <w:tc>
          <w:tcPr>
            <w:tcW w:w="1418" w:type="dxa"/>
            <w:vAlign w:val="center"/>
          </w:tcPr>
          <w:p w14:paraId="271C665E" w14:textId="77777777" w:rsidR="00670BE3" w:rsidRPr="00F20D05" w:rsidRDefault="00670BE3" w:rsidP="00A07A67">
            <w:r w:rsidRPr="00F20D05">
              <w:rPr>
                <w:rFonts w:eastAsia="Times New Roman" w:cs="Times New Roman"/>
                <w:color w:val="000000"/>
                <w:szCs w:val="24"/>
              </w:rPr>
              <w:t>44.70</w:t>
            </w:r>
          </w:p>
        </w:tc>
        <w:tc>
          <w:tcPr>
            <w:tcW w:w="1451" w:type="dxa"/>
            <w:vAlign w:val="center"/>
          </w:tcPr>
          <w:p w14:paraId="078FE68A" w14:textId="77777777" w:rsidR="00670BE3" w:rsidRPr="00F20D05" w:rsidRDefault="00670BE3" w:rsidP="00A07A67">
            <w:r w:rsidRPr="00F20D05">
              <w:rPr>
                <w:rFonts w:eastAsia="Times New Roman" w:cs="Times New Roman"/>
                <w:color w:val="000000"/>
                <w:szCs w:val="24"/>
              </w:rPr>
              <w:t>1.93</w:t>
            </w:r>
          </w:p>
        </w:tc>
        <w:tc>
          <w:tcPr>
            <w:tcW w:w="1346" w:type="dxa"/>
            <w:vAlign w:val="center"/>
          </w:tcPr>
          <w:p w14:paraId="368BED10" w14:textId="77777777" w:rsidR="00670BE3" w:rsidRPr="00F20D05" w:rsidRDefault="00670BE3" w:rsidP="00A07A67">
            <w:r w:rsidRPr="00F20D05">
              <w:rPr>
                <w:rFonts w:eastAsia="Times New Roman" w:cs="Times New Roman"/>
                <w:color w:val="000000"/>
              </w:rPr>
              <w:t>7.</w:t>
            </w:r>
            <w:r>
              <w:rPr>
                <w:rFonts w:eastAsia="Times New Roman" w:cs="Times New Roman"/>
                <w:color w:val="000000"/>
              </w:rPr>
              <w:t>5</w:t>
            </w:r>
          </w:p>
        </w:tc>
        <w:tc>
          <w:tcPr>
            <w:tcW w:w="1347" w:type="dxa"/>
            <w:vAlign w:val="center"/>
          </w:tcPr>
          <w:p w14:paraId="311249BE" w14:textId="77777777" w:rsidR="00670BE3" w:rsidRPr="00F20D05" w:rsidRDefault="00670BE3" w:rsidP="00A07A67">
            <w:r w:rsidRPr="00F20D05">
              <w:rPr>
                <w:rFonts w:eastAsia="Times New Roman" w:cs="Times New Roman"/>
                <w:color w:val="000000"/>
              </w:rPr>
              <w:t>7.</w:t>
            </w:r>
            <w:r>
              <w:rPr>
                <w:rFonts w:eastAsia="Times New Roman" w:cs="Times New Roman"/>
                <w:color w:val="000000"/>
              </w:rPr>
              <w:t>8</w:t>
            </w:r>
          </w:p>
        </w:tc>
        <w:tc>
          <w:tcPr>
            <w:tcW w:w="1384" w:type="dxa"/>
            <w:vAlign w:val="center"/>
          </w:tcPr>
          <w:p w14:paraId="25A3CA14" w14:textId="656A3BC9" w:rsidR="00670BE3" w:rsidRPr="00D64B90" w:rsidRDefault="00670BE3" w:rsidP="00670BE3">
            <w:pPr>
              <w:rPr>
                <w:rFonts w:eastAsia="Times New Roman" w:cs="Times New Roman"/>
                <w:color w:val="000000"/>
              </w:rPr>
            </w:pPr>
            <w:r w:rsidRPr="00670BE3">
              <w:rPr>
                <w:rFonts w:eastAsia="Times New Roman" w:cs="Times New Roman"/>
                <w:color w:val="000000"/>
              </w:rPr>
              <w:t>11.3</w:t>
            </w:r>
          </w:p>
        </w:tc>
        <w:tc>
          <w:tcPr>
            <w:tcW w:w="1418" w:type="dxa"/>
            <w:vAlign w:val="center"/>
          </w:tcPr>
          <w:p w14:paraId="178C22C1" w14:textId="5938AE65" w:rsidR="00670BE3" w:rsidRPr="00D64B90" w:rsidRDefault="00670BE3" w:rsidP="00670BE3">
            <w:pPr>
              <w:rPr>
                <w:rFonts w:eastAsia="Times New Roman" w:cs="Times New Roman"/>
                <w:color w:val="000000"/>
              </w:rPr>
            </w:pPr>
            <w:r w:rsidRPr="00670BE3">
              <w:rPr>
                <w:rFonts w:eastAsia="Times New Roman" w:cs="Times New Roman"/>
                <w:color w:val="000000"/>
              </w:rPr>
              <w:t>11.8</w:t>
            </w:r>
          </w:p>
        </w:tc>
        <w:tc>
          <w:tcPr>
            <w:tcW w:w="1417" w:type="dxa"/>
            <w:vAlign w:val="center"/>
          </w:tcPr>
          <w:p w14:paraId="39C69EE5" w14:textId="7F4214AC" w:rsidR="00670BE3" w:rsidRPr="00D64B90" w:rsidRDefault="00670BE3" w:rsidP="00A07A67">
            <w:pPr>
              <w:rPr>
                <w:rFonts w:eastAsia="Times New Roman" w:cs="Times New Roman"/>
                <w:color w:val="000000"/>
              </w:rPr>
            </w:pPr>
            <w:r>
              <w:rPr>
                <w:rFonts w:eastAsia="Times New Roman" w:cs="Times New Roman"/>
                <w:color w:val="000000"/>
              </w:rPr>
              <w:t>10.5</w:t>
            </w:r>
          </w:p>
        </w:tc>
        <w:tc>
          <w:tcPr>
            <w:tcW w:w="1418" w:type="dxa"/>
            <w:vAlign w:val="center"/>
          </w:tcPr>
          <w:p w14:paraId="5B918D02" w14:textId="252010D5" w:rsidR="00670BE3" w:rsidRPr="00D64B90" w:rsidRDefault="00670BE3" w:rsidP="00A07A67">
            <w:pPr>
              <w:rPr>
                <w:rFonts w:eastAsia="Times New Roman" w:cs="Times New Roman"/>
                <w:color w:val="000000"/>
              </w:rPr>
            </w:pPr>
            <w:r>
              <w:rPr>
                <w:rFonts w:eastAsia="Times New Roman" w:cs="Times New Roman"/>
                <w:color w:val="000000"/>
              </w:rPr>
              <w:t>11.4</w:t>
            </w:r>
          </w:p>
        </w:tc>
      </w:tr>
      <w:tr w:rsidR="00670BE3" w14:paraId="1232FC9E" w14:textId="19B85212" w:rsidTr="00670BE3">
        <w:trPr>
          <w:trHeight w:val="414"/>
        </w:trPr>
        <w:tc>
          <w:tcPr>
            <w:tcW w:w="1101" w:type="dxa"/>
            <w:vMerge/>
            <w:vAlign w:val="center"/>
          </w:tcPr>
          <w:p w14:paraId="7B52759B" w14:textId="77777777" w:rsidR="00670BE3" w:rsidRDefault="00670BE3" w:rsidP="00A07A67">
            <w:pPr>
              <w:jc w:val="center"/>
            </w:pPr>
          </w:p>
        </w:tc>
        <w:tc>
          <w:tcPr>
            <w:tcW w:w="708" w:type="dxa"/>
            <w:vMerge w:val="restart"/>
            <w:vAlign w:val="center"/>
          </w:tcPr>
          <w:p w14:paraId="2576A93B" w14:textId="77777777" w:rsidR="00670BE3" w:rsidRDefault="00670BE3" w:rsidP="00A07A67">
            <w:pPr>
              <w:jc w:val="center"/>
            </w:pPr>
            <w:r>
              <w:t>60</w:t>
            </w:r>
          </w:p>
        </w:tc>
        <w:tc>
          <w:tcPr>
            <w:tcW w:w="1134" w:type="dxa"/>
            <w:vAlign w:val="center"/>
          </w:tcPr>
          <w:p w14:paraId="279423D1" w14:textId="77777777" w:rsidR="00670BE3" w:rsidRDefault="00670BE3" w:rsidP="00A07A67">
            <w:pPr>
              <w:jc w:val="center"/>
            </w:pPr>
            <w:r>
              <w:t>30</w:t>
            </w:r>
          </w:p>
        </w:tc>
        <w:tc>
          <w:tcPr>
            <w:tcW w:w="1418" w:type="dxa"/>
            <w:vAlign w:val="center"/>
          </w:tcPr>
          <w:p w14:paraId="792ED37A" w14:textId="77777777" w:rsidR="00670BE3" w:rsidRPr="00F20D05" w:rsidRDefault="00670BE3" w:rsidP="00A07A67">
            <w:r w:rsidRPr="00F20D05">
              <w:rPr>
                <w:rFonts w:eastAsia="Times New Roman" w:cs="Times New Roman"/>
                <w:color w:val="000000"/>
                <w:szCs w:val="24"/>
              </w:rPr>
              <w:t>43.56</w:t>
            </w:r>
          </w:p>
        </w:tc>
        <w:tc>
          <w:tcPr>
            <w:tcW w:w="1451" w:type="dxa"/>
            <w:vAlign w:val="center"/>
          </w:tcPr>
          <w:p w14:paraId="1473E543" w14:textId="77777777" w:rsidR="00670BE3" w:rsidRPr="00F20D05" w:rsidRDefault="00670BE3" w:rsidP="00A07A67">
            <w:r w:rsidRPr="00F20D05">
              <w:rPr>
                <w:rFonts w:eastAsia="Times New Roman" w:cs="Times New Roman"/>
                <w:color w:val="000000"/>
                <w:szCs w:val="24"/>
              </w:rPr>
              <w:t>1.88</w:t>
            </w:r>
          </w:p>
        </w:tc>
        <w:tc>
          <w:tcPr>
            <w:tcW w:w="1346" w:type="dxa"/>
            <w:vAlign w:val="center"/>
          </w:tcPr>
          <w:p w14:paraId="3D2EEB38" w14:textId="77777777" w:rsidR="00670BE3" w:rsidRPr="00F20D05" w:rsidRDefault="00670BE3" w:rsidP="00A07A67">
            <w:r w:rsidRPr="00F20D05">
              <w:rPr>
                <w:rFonts w:eastAsia="Times New Roman" w:cs="Times New Roman"/>
                <w:color w:val="000000"/>
              </w:rPr>
              <w:t>9.8</w:t>
            </w:r>
          </w:p>
        </w:tc>
        <w:tc>
          <w:tcPr>
            <w:tcW w:w="1347" w:type="dxa"/>
            <w:vAlign w:val="center"/>
          </w:tcPr>
          <w:p w14:paraId="4C029FCE" w14:textId="77777777" w:rsidR="00670BE3" w:rsidRPr="00F20D05" w:rsidRDefault="00670BE3" w:rsidP="00A07A67">
            <w:r w:rsidRPr="00F20D05">
              <w:rPr>
                <w:rFonts w:eastAsia="Times New Roman" w:cs="Times New Roman"/>
                <w:color w:val="000000"/>
              </w:rPr>
              <w:t>10.2</w:t>
            </w:r>
          </w:p>
        </w:tc>
        <w:tc>
          <w:tcPr>
            <w:tcW w:w="1384" w:type="dxa"/>
            <w:vAlign w:val="center"/>
          </w:tcPr>
          <w:p w14:paraId="1BB98139" w14:textId="37847559" w:rsidR="00670BE3" w:rsidRPr="00D64B90" w:rsidRDefault="00670BE3" w:rsidP="00670BE3">
            <w:pPr>
              <w:rPr>
                <w:rFonts w:eastAsia="Times New Roman" w:cs="Times New Roman"/>
                <w:color w:val="000000"/>
              </w:rPr>
            </w:pPr>
            <w:r w:rsidRPr="00670BE3">
              <w:rPr>
                <w:rFonts w:eastAsia="Times New Roman" w:cs="Times New Roman"/>
                <w:color w:val="000000"/>
              </w:rPr>
              <w:t>7.4</w:t>
            </w:r>
          </w:p>
        </w:tc>
        <w:tc>
          <w:tcPr>
            <w:tcW w:w="1418" w:type="dxa"/>
            <w:vAlign w:val="center"/>
          </w:tcPr>
          <w:p w14:paraId="369F23F3" w14:textId="6E873633" w:rsidR="00670BE3" w:rsidRPr="00D64B90" w:rsidRDefault="00670BE3" w:rsidP="00670BE3">
            <w:pPr>
              <w:rPr>
                <w:rFonts w:eastAsia="Times New Roman" w:cs="Times New Roman"/>
                <w:color w:val="000000"/>
              </w:rPr>
            </w:pPr>
            <w:r w:rsidRPr="00670BE3">
              <w:rPr>
                <w:rFonts w:eastAsia="Times New Roman" w:cs="Times New Roman"/>
                <w:color w:val="000000"/>
              </w:rPr>
              <w:t>7.7</w:t>
            </w:r>
          </w:p>
        </w:tc>
        <w:tc>
          <w:tcPr>
            <w:tcW w:w="1417" w:type="dxa"/>
            <w:vAlign w:val="center"/>
          </w:tcPr>
          <w:p w14:paraId="59D2249A" w14:textId="5A328914" w:rsidR="00670BE3" w:rsidRPr="00D64B90" w:rsidRDefault="00670BE3" w:rsidP="00A07A67">
            <w:pPr>
              <w:rPr>
                <w:rFonts w:eastAsia="Times New Roman" w:cs="Times New Roman"/>
                <w:color w:val="000000"/>
              </w:rPr>
            </w:pPr>
            <w:r>
              <w:rPr>
                <w:rFonts w:eastAsia="Times New Roman" w:cs="Times New Roman"/>
                <w:color w:val="000000"/>
              </w:rPr>
              <w:t>6.9</w:t>
            </w:r>
          </w:p>
        </w:tc>
        <w:tc>
          <w:tcPr>
            <w:tcW w:w="1418" w:type="dxa"/>
            <w:vAlign w:val="center"/>
          </w:tcPr>
          <w:p w14:paraId="4F3138DB" w14:textId="5FC1ABF7" w:rsidR="00670BE3" w:rsidRPr="00D64B90" w:rsidRDefault="00670BE3" w:rsidP="00A07A67">
            <w:pPr>
              <w:rPr>
                <w:rFonts w:eastAsia="Times New Roman" w:cs="Times New Roman"/>
                <w:color w:val="000000"/>
              </w:rPr>
            </w:pPr>
            <w:r>
              <w:rPr>
                <w:rFonts w:eastAsia="Times New Roman" w:cs="Times New Roman"/>
                <w:color w:val="000000"/>
              </w:rPr>
              <w:t>7.5</w:t>
            </w:r>
          </w:p>
        </w:tc>
      </w:tr>
      <w:tr w:rsidR="00670BE3" w14:paraId="302FD589" w14:textId="53032FAB" w:rsidTr="00670BE3">
        <w:trPr>
          <w:trHeight w:val="421"/>
        </w:trPr>
        <w:tc>
          <w:tcPr>
            <w:tcW w:w="1101" w:type="dxa"/>
            <w:vMerge/>
            <w:vAlign w:val="center"/>
          </w:tcPr>
          <w:p w14:paraId="4911FCFC" w14:textId="77777777" w:rsidR="00670BE3" w:rsidRDefault="00670BE3" w:rsidP="00A07A67">
            <w:pPr>
              <w:jc w:val="center"/>
            </w:pPr>
          </w:p>
        </w:tc>
        <w:tc>
          <w:tcPr>
            <w:tcW w:w="708" w:type="dxa"/>
            <w:vMerge/>
            <w:vAlign w:val="center"/>
          </w:tcPr>
          <w:p w14:paraId="5223233E" w14:textId="77777777" w:rsidR="00670BE3" w:rsidRDefault="00670BE3" w:rsidP="00A07A67">
            <w:pPr>
              <w:jc w:val="center"/>
            </w:pPr>
          </w:p>
        </w:tc>
        <w:tc>
          <w:tcPr>
            <w:tcW w:w="1134" w:type="dxa"/>
            <w:vAlign w:val="center"/>
          </w:tcPr>
          <w:p w14:paraId="5B0AF143" w14:textId="77777777" w:rsidR="00670BE3" w:rsidRDefault="00670BE3" w:rsidP="00A07A67">
            <w:pPr>
              <w:jc w:val="center"/>
            </w:pPr>
            <w:r>
              <w:t>70</w:t>
            </w:r>
          </w:p>
        </w:tc>
        <w:tc>
          <w:tcPr>
            <w:tcW w:w="1418" w:type="dxa"/>
            <w:vAlign w:val="center"/>
          </w:tcPr>
          <w:p w14:paraId="4DD68B54" w14:textId="77777777" w:rsidR="00670BE3" w:rsidRPr="00F20D05" w:rsidRDefault="00670BE3" w:rsidP="00A07A67">
            <w:r w:rsidRPr="00F20D05">
              <w:rPr>
                <w:rFonts w:eastAsia="Times New Roman" w:cs="Times New Roman"/>
                <w:color w:val="000000"/>
                <w:szCs w:val="24"/>
              </w:rPr>
              <w:t>42.81</w:t>
            </w:r>
          </w:p>
        </w:tc>
        <w:tc>
          <w:tcPr>
            <w:tcW w:w="1451" w:type="dxa"/>
            <w:vAlign w:val="center"/>
          </w:tcPr>
          <w:p w14:paraId="3AABF640" w14:textId="77777777" w:rsidR="00670BE3" w:rsidRPr="00F20D05" w:rsidRDefault="00670BE3" w:rsidP="00A07A67">
            <w:r w:rsidRPr="00F20D05">
              <w:rPr>
                <w:rFonts w:eastAsia="Times New Roman" w:cs="Times New Roman"/>
                <w:color w:val="000000"/>
                <w:szCs w:val="24"/>
              </w:rPr>
              <w:t>1.84</w:t>
            </w:r>
          </w:p>
        </w:tc>
        <w:tc>
          <w:tcPr>
            <w:tcW w:w="1346" w:type="dxa"/>
            <w:vAlign w:val="center"/>
          </w:tcPr>
          <w:p w14:paraId="7212BBD4" w14:textId="77777777" w:rsidR="00670BE3" w:rsidRPr="00F20D05" w:rsidRDefault="00670BE3" w:rsidP="00A07A67">
            <w:r w:rsidRPr="00F20D05">
              <w:rPr>
                <w:rFonts w:eastAsia="Times New Roman" w:cs="Times New Roman"/>
                <w:color w:val="000000"/>
              </w:rPr>
              <w:t>11.</w:t>
            </w:r>
            <w:r>
              <w:rPr>
                <w:rFonts w:eastAsia="Times New Roman" w:cs="Times New Roman"/>
                <w:color w:val="000000"/>
              </w:rPr>
              <w:t>4</w:t>
            </w:r>
          </w:p>
        </w:tc>
        <w:tc>
          <w:tcPr>
            <w:tcW w:w="1347" w:type="dxa"/>
            <w:vAlign w:val="center"/>
          </w:tcPr>
          <w:p w14:paraId="53BCB843" w14:textId="77777777" w:rsidR="00670BE3" w:rsidRPr="00F20D05" w:rsidRDefault="00670BE3" w:rsidP="00A07A67">
            <w:r w:rsidRPr="00F20D05">
              <w:rPr>
                <w:rFonts w:eastAsia="Times New Roman" w:cs="Times New Roman"/>
                <w:color w:val="000000"/>
              </w:rPr>
              <w:t>11.8</w:t>
            </w:r>
          </w:p>
        </w:tc>
        <w:tc>
          <w:tcPr>
            <w:tcW w:w="1384" w:type="dxa"/>
            <w:vAlign w:val="center"/>
          </w:tcPr>
          <w:p w14:paraId="09F5D31C" w14:textId="6F969D50" w:rsidR="00670BE3" w:rsidRPr="00D64B90" w:rsidRDefault="00670BE3" w:rsidP="00670BE3">
            <w:pPr>
              <w:rPr>
                <w:rFonts w:eastAsia="Times New Roman" w:cs="Times New Roman"/>
                <w:color w:val="000000"/>
              </w:rPr>
            </w:pPr>
            <w:r w:rsidRPr="00670BE3">
              <w:rPr>
                <w:rFonts w:eastAsia="Times New Roman" w:cs="Times New Roman"/>
                <w:color w:val="000000"/>
              </w:rPr>
              <w:t>16.5</w:t>
            </w:r>
          </w:p>
        </w:tc>
        <w:tc>
          <w:tcPr>
            <w:tcW w:w="1418" w:type="dxa"/>
            <w:vAlign w:val="center"/>
          </w:tcPr>
          <w:p w14:paraId="36B09ACF" w14:textId="543736BD" w:rsidR="00670BE3" w:rsidRPr="00D64B90" w:rsidRDefault="00670BE3" w:rsidP="00670BE3">
            <w:pPr>
              <w:rPr>
                <w:rFonts w:eastAsia="Times New Roman" w:cs="Times New Roman"/>
                <w:color w:val="000000"/>
              </w:rPr>
            </w:pPr>
            <w:r w:rsidRPr="00670BE3">
              <w:rPr>
                <w:rFonts w:eastAsia="Times New Roman" w:cs="Times New Roman"/>
                <w:color w:val="000000"/>
              </w:rPr>
              <w:t>17.2</w:t>
            </w:r>
          </w:p>
        </w:tc>
        <w:tc>
          <w:tcPr>
            <w:tcW w:w="1417" w:type="dxa"/>
            <w:vAlign w:val="center"/>
          </w:tcPr>
          <w:p w14:paraId="551F1DC8" w14:textId="23EF0B8F" w:rsidR="00670BE3" w:rsidRPr="00D64B90" w:rsidRDefault="00670BE3" w:rsidP="00A07A67">
            <w:pPr>
              <w:rPr>
                <w:rFonts w:eastAsia="Times New Roman" w:cs="Times New Roman"/>
                <w:color w:val="000000"/>
              </w:rPr>
            </w:pPr>
            <w:r>
              <w:rPr>
                <w:rFonts w:eastAsia="Times New Roman" w:cs="Times New Roman"/>
                <w:color w:val="000000"/>
              </w:rPr>
              <w:t>15.4</w:t>
            </w:r>
          </w:p>
        </w:tc>
        <w:tc>
          <w:tcPr>
            <w:tcW w:w="1418" w:type="dxa"/>
            <w:vAlign w:val="center"/>
          </w:tcPr>
          <w:p w14:paraId="3C488ADD" w14:textId="249B24D9" w:rsidR="00670BE3" w:rsidRPr="00D64B90" w:rsidRDefault="00670BE3" w:rsidP="00A07A67">
            <w:pPr>
              <w:rPr>
                <w:rFonts w:eastAsia="Times New Roman" w:cs="Times New Roman"/>
                <w:color w:val="000000"/>
              </w:rPr>
            </w:pPr>
            <w:r>
              <w:rPr>
                <w:rFonts w:eastAsia="Times New Roman" w:cs="Times New Roman"/>
                <w:color w:val="000000"/>
              </w:rPr>
              <w:t>16.7</w:t>
            </w:r>
          </w:p>
        </w:tc>
      </w:tr>
      <w:tr w:rsidR="00670BE3" w14:paraId="344075BE" w14:textId="553A7E39" w:rsidTr="00670BE3">
        <w:trPr>
          <w:trHeight w:val="399"/>
        </w:trPr>
        <w:tc>
          <w:tcPr>
            <w:tcW w:w="1101" w:type="dxa"/>
            <w:vMerge/>
            <w:vAlign w:val="center"/>
          </w:tcPr>
          <w:p w14:paraId="361FB68C" w14:textId="77777777" w:rsidR="00670BE3" w:rsidRDefault="00670BE3" w:rsidP="00A07A67">
            <w:pPr>
              <w:jc w:val="center"/>
            </w:pPr>
          </w:p>
        </w:tc>
        <w:tc>
          <w:tcPr>
            <w:tcW w:w="708" w:type="dxa"/>
            <w:vMerge w:val="restart"/>
            <w:vAlign w:val="center"/>
          </w:tcPr>
          <w:p w14:paraId="79AAE129" w14:textId="77777777" w:rsidR="00670BE3" w:rsidRDefault="00670BE3" w:rsidP="00A07A67">
            <w:pPr>
              <w:jc w:val="center"/>
            </w:pPr>
            <w:r>
              <w:t>80</w:t>
            </w:r>
          </w:p>
        </w:tc>
        <w:tc>
          <w:tcPr>
            <w:tcW w:w="1134" w:type="dxa"/>
            <w:vAlign w:val="center"/>
          </w:tcPr>
          <w:p w14:paraId="25659B7E" w14:textId="77777777" w:rsidR="00670BE3" w:rsidRDefault="00670BE3" w:rsidP="00A07A67">
            <w:pPr>
              <w:jc w:val="center"/>
            </w:pPr>
            <w:r>
              <w:t>30</w:t>
            </w:r>
          </w:p>
        </w:tc>
        <w:tc>
          <w:tcPr>
            <w:tcW w:w="1418" w:type="dxa"/>
            <w:vAlign w:val="center"/>
          </w:tcPr>
          <w:p w14:paraId="460AF09D" w14:textId="77777777" w:rsidR="00670BE3" w:rsidRPr="00F20D05" w:rsidRDefault="00670BE3" w:rsidP="00A07A67">
            <w:r w:rsidRPr="00F20D05">
              <w:rPr>
                <w:rFonts w:eastAsia="Times New Roman" w:cs="Times New Roman"/>
                <w:color w:val="000000"/>
                <w:szCs w:val="24"/>
              </w:rPr>
              <w:t>40.29</w:t>
            </w:r>
          </w:p>
        </w:tc>
        <w:tc>
          <w:tcPr>
            <w:tcW w:w="1451" w:type="dxa"/>
            <w:vAlign w:val="center"/>
          </w:tcPr>
          <w:p w14:paraId="2CBD8796" w14:textId="77777777" w:rsidR="00670BE3" w:rsidRPr="00F20D05" w:rsidRDefault="00670BE3" w:rsidP="00A07A67">
            <w:r w:rsidRPr="00F20D05">
              <w:rPr>
                <w:rFonts w:eastAsia="Times New Roman" w:cs="Times New Roman"/>
                <w:color w:val="000000"/>
                <w:szCs w:val="24"/>
              </w:rPr>
              <w:t>1.73</w:t>
            </w:r>
          </w:p>
        </w:tc>
        <w:tc>
          <w:tcPr>
            <w:tcW w:w="1346" w:type="dxa"/>
            <w:vAlign w:val="center"/>
          </w:tcPr>
          <w:p w14:paraId="7E074314" w14:textId="77777777" w:rsidR="00670BE3" w:rsidRPr="00F20D05" w:rsidRDefault="00670BE3" w:rsidP="00A07A67">
            <w:r w:rsidRPr="00F20D05">
              <w:rPr>
                <w:rFonts w:eastAsia="Times New Roman" w:cs="Times New Roman"/>
                <w:color w:val="000000"/>
              </w:rPr>
              <w:t>16.</w:t>
            </w:r>
            <w:r>
              <w:rPr>
                <w:rFonts w:eastAsia="Times New Roman" w:cs="Times New Roman"/>
                <w:color w:val="000000"/>
              </w:rPr>
              <w:t>6</w:t>
            </w:r>
          </w:p>
        </w:tc>
        <w:tc>
          <w:tcPr>
            <w:tcW w:w="1347" w:type="dxa"/>
            <w:vAlign w:val="center"/>
          </w:tcPr>
          <w:p w14:paraId="77A5624E" w14:textId="77777777" w:rsidR="00670BE3" w:rsidRPr="00F20D05" w:rsidRDefault="00670BE3" w:rsidP="00A07A67">
            <w:r w:rsidRPr="00F20D05">
              <w:rPr>
                <w:rFonts w:eastAsia="Times New Roman" w:cs="Times New Roman"/>
                <w:color w:val="000000"/>
              </w:rPr>
              <w:t>17.</w:t>
            </w:r>
            <w:r>
              <w:rPr>
                <w:rFonts w:eastAsia="Times New Roman" w:cs="Times New Roman"/>
                <w:color w:val="000000"/>
              </w:rPr>
              <w:t>2</w:t>
            </w:r>
          </w:p>
        </w:tc>
        <w:tc>
          <w:tcPr>
            <w:tcW w:w="1384" w:type="dxa"/>
            <w:vAlign w:val="center"/>
          </w:tcPr>
          <w:p w14:paraId="1EB936E9" w14:textId="001DF8EF" w:rsidR="00670BE3" w:rsidRPr="00D64B90" w:rsidRDefault="00670BE3" w:rsidP="00670BE3">
            <w:pPr>
              <w:rPr>
                <w:rFonts w:eastAsia="Times New Roman" w:cs="Times New Roman"/>
                <w:color w:val="000000"/>
              </w:rPr>
            </w:pPr>
            <w:r w:rsidRPr="00670BE3">
              <w:rPr>
                <w:rFonts w:eastAsia="Times New Roman" w:cs="Times New Roman"/>
                <w:color w:val="000000"/>
              </w:rPr>
              <w:t>9.8</w:t>
            </w:r>
          </w:p>
        </w:tc>
        <w:tc>
          <w:tcPr>
            <w:tcW w:w="1418" w:type="dxa"/>
            <w:vAlign w:val="center"/>
          </w:tcPr>
          <w:p w14:paraId="427C43C3" w14:textId="653BE65F" w:rsidR="00670BE3" w:rsidRPr="00D64B90" w:rsidRDefault="00670BE3" w:rsidP="00670BE3">
            <w:pPr>
              <w:rPr>
                <w:rFonts w:eastAsia="Times New Roman" w:cs="Times New Roman"/>
                <w:color w:val="000000"/>
              </w:rPr>
            </w:pPr>
            <w:r w:rsidRPr="00670BE3">
              <w:rPr>
                <w:rFonts w:eastAsia="Times New Roman" w:cs="Times New Roman"/>
                <w:color w:val="000000"/>
              </w:rPr>
              <w:t>10.2</w:t>
            </w:r>
          </w:p>
        </w:tc>
        <w:tc>
          <w:tcPr>
            <w:tcW w:w="1417" w:type="dxa"/>
            <w:vAlign w:val="center"/>
          </w:tcPr>
          <w:p w14:paraId="52B6BDE6" w14:textId="4925F3B9" w:rsidR="00670BE3" w:rsidRPr="00D64B90" w:rsidRDefault="00670BE3" w:rsidP="00A07A67">
            <w:pPr>
              <w:rPr>
                <w:rFonts w:eastAsia="Times New Roman" w:cs="Times New Roman"/>
                <w:color w:val="000000"/>
              </w:rPr>
            </w:pPr>
            <w:r>
              <w:rPr>
                <w:rFonts w:eastAsia="Times New Roman" w:cs="Times New Roman"/>
                <w:color w:val="000000"/>
              </w:rPr>
              <w:t>9.1</w:t>
            </w:r>
          </w:p>
        </w:tc>
        <w:tc>
          <w:tcPr>
            <w:tcW w:w="1418" w:type="dxa"/>
            <w:vAlign w:val="center"/>
          </w:tcPr>
          <w:p w14:paraId="400932F0" w14:textId="1AB2A48D" w:rsidR="00670BE3" w:rsidRPr="00D64B90" w:rsidRDefault="00670BE3" w:rsidP="00A07A67">
            <w:pPr>
              <w:rPr>
                <w:rFonts w:eastAsia="Times New Roman" w:cs="Times New Roman"/>
                <w:color w:val="000000"/>
              </w:rPr>
            </w:pPr>
            <w:r>
              <w:rPr>
                <w:rFonts w:eastAsia="Times New Roman" w:cs="Times New Roman"/>
                <w:color w:val="000000"/>
              </w:rPr>
              <w:t>9.9</w:t>
            </w:r>
          </w:p>
        </w:tc>
      </w:tr>
      <w:tr w:rsidR="00670BE3" w14:paraId="6332E1AD" w14:textId="7D08B05A" w:rsidTr="00670BE3">
        <w:trPr>
          <w:trHeight w:val="419"/>
        </w:trPr>
        <w:tc>
          <w:tcPr>
            <w:tcW w:w="1101" w:type="dxa"/>
            <w:vMerge/>
            <w:vAlign w:val="center"/>
          </w:tcPr>
          <w:p w14:paraId="27F1D510" w14:textId="77777777" w:rsidR="00670BE3" w:rsidRDefault="00670BE3" w:rsidP="00A07A67">
            <w:pPr>
              <w:jc w:val="center"/>
            </w:pPr>
          </w:p>
        </w:tc>
        <w:tc>
          <w:tcPr>
            <w:tcW w:w="708" w:type="dxa"/>
            <w:vMerge/>
            <w:vAlign w:val="center"/>
          </w:tcPr>
          <w:p w14:paraId="038794E4" w14:textId="77777777" w:rsidR="00670BE3" w:rsidRDefault="00670BE3" w:rsidP="00A07A67">
            <w:pPr>
              <w:jc w:val="center"/>
            </w:pPr>
          </w:p>
        </w:tc>
        <w:tc>
          <w:tcPr>
            <w:tcW w:w="1134" w:type="dxa"/>
            <w:vAlign w:val="center"/>
          </w:tcPr>
          <w:p w14:paraId="136D931C" w14:textId="77777777" w:rsidR="00670BE3" w:rsidRDefault="00670BE3" w:rsidP="00A07A67">
            <w:pPr>
              <w:jc w:val="center"/>
            </w:pPr>
            <w:r>
              <w:t>70</w:t>
            </w:r>
          </w:p>
        </w:tc>
        <w:tc>
          <w:tcPr>
            <w:tcW w:w="1418" w:type="dxa"/>
            <w:vAlign w:val="center"/>
          </w:tcPr>
          <w:p w14:paraId="6DB14B4C" w14:textId="77777777" w:rsidR="00670BE3" w:rsidRPr="00F20D05" w:rsidRDefault="00670BE3" w:rsidP="00A07A67">
            <w:r w:rsidRPr="00F20D05">
              <w:rPr>
                <w:rFonts w:eastAsia="Times New Roman" w:cs="Times New Roman"/>
                <w:color w:val="000000"/>
                <w:szCs w:val="24"/>
              </w:rPr>
              <w:t>37.90</w:t>
            </w:r>
          </w:p>
        </w:tc>
        <w:tc>
          <w:tcPr>
            <w:tcW w:w="1451" w:type="dxa"/>
            <w:vAlign w:val="center"/>
          </w:tcPr>
          <w:p w14:paraId="45A2904E" w14:textId="77777777" w:rsidR="00670BE3" w:rsidRPr="00F20D05" w:rsidRDefault="00670BE3" w:rsidP="00A07A67">
            <w:r w:rsidRPr="00F20D05">
              <w:rPr>
                <w:rFonts w:eastAsia="Times New Roman" w:cs="Times New Roman"/>
                <w:color w:val="000000"/>
                <w:szCs w:val="24"/>
              </w:rPr>
              <w:t>1.63</w:t>
            </w:r>
          </w:p>
        </w:tc>
        <w:tc>
          <w:tcPr>
            <w:tcW w:w="1346" w:type="dxa"/>
            <w:vAlign w:val="center"/>
          </w:tcPr>
          <w:p w14:paraId="0886D72E" w14:textId="77777777" w:rsidR="00670BE3" w:rsidRPr="00F20D05" w:rsidRDefault="00670BE3" w:rsidP="00A07A67">
            <w:r w:rsidRPr="00F20D05">
              <w:rPr>
                <w:rFonts w:eastAsia="Times New Roman" w:cs="Times New Roman"/>
                <w:color w:val="000000"/>
              </w:rPr>
              <w:t>21.5</w:t>
            </w:r>
          </w:p>
        </w:tc>
        <w:tc>
          <w:tcPr>
            <w:tcW w:w="1347" w:type="dxa"/>
            <w:vAlign w:val="center"/>
          </w:tcPr>
          <w:p w14:paraId="37F9C731" w14:textId="77777777" w:rsidR="00670BE3" w:rsidRPr="00F20D05" w:rsidRDefault="00670BE3" w:rsidP="00A07A67">
            <w:r w:rsidRPr="00F20D05">
              <w:rPr>
                <w:rFonts w:eastAsia="Times New Roman" w:cs="Times New Roman"/>
                <w:color w:val="000000"/>
              </w:rPr>
              <w:t>22.</w:t>
            </w:r>
            <w:r>
              <w:rPr>
                <w:rFonts w:eastAsia="Times New Roman" w:cs="Times New Roman"/>
                <w:color w:val="000000"/>
              </w:rPr>
              <w:t>3</w:t>
            </w:r>
          </w:p>
        </w:tc>
        <w:tc>
          <w:tcPr>
            <w:tcW w:w="1384" w:type="dxa"/>
            <w:vAlign w:val="center"/>
          </w:tcPr>
          <w:p w14:paraId="045B8795" w14:textId="18E38779" w:rsidR="00670BE3" w:rsidRPr="00D64B90" w:rsidRDefault="00670BE3" w:rsidP="00670BE3">
            <w:pPr>
              <w:rPr>
                <w:rFonts w:eastAsia="Times New Roman" w:cs="Times New Roman"/>
                <w:color w:val="000000"/>
              </w:rPr>
            </w:pPr>
            <w:r w:rsidRPr="00670BE3">
              <w:rPr>
                <w:rFonts w:eastAsia="Times New Roman" w:cs="Times New Roman"/>
                <w:color w:val="000000"/>
              </w:rPr>
              <w:t>21.4</w:t>
            </w:r>
          </w:p>
        </w:tc>
        <w:tc>
          <w:tcPr>
            <w:tcW w:w="1418" w:type="dxa"/>
            <w:vAlign w:val="center"/>
          </w:tcPr>
          <w:p w14:paraId="466D1E5E" w14:textId="4601B210" w:rsidR="00670BE3" w:rsidRPr="00D64B90" w:rsidRDefault="00670BE3" w:rsidP="00670BE3">
            <w:pPr>
              <w:rPr>
                <w:rFonts w:eastAsia="Times New Roman" w:cs="Times New Roman"/>
                <w:color w:val="000000"/>
              </w:rPr>
            </w:pPr>
            <w:r w:rsidRPr="00670BE3">
              <w:rPr>
                <w:rFonts w:eastAsia="Times New Roman" w:cs="Times New Roman"/>
                <w:color w:val="000000"/>
              </w:rPr>
              <w:t>22.3</w:t>
            </w:r>
          </w:p>
        </w:tc>
        <w:tc>
          <w:tcPr>
            <w:tcW w:w="1417" w:type="dxa"/>
            <w:vAlign w:val="center"/>
          </w:tcPr>
          <w:p w14:paraId="655BF727" w14:textId="5003E463" w:rsidR="00670BE3" w:rsidRPr="00D64B90" w:rsidRDefault="00670BE3" w:rsidP="00A07A67">
            <w:pPr>
              <w:rPr>
                <w:rFonts w:eastAsia="Times New Roman" w:cs="Times New Roman"/>
                <w:color w:val="000000"/>
              </w:rPr>
            </w:pPr>
            <w:r>
              <w:rPr>
                <w:rFonts w:eastAsia="Times New Roman" w:cs="Times New Roman"/>
                <w:color w:val="000000"/>
              </w:rPr>
              <w:t>20.0</w:t>
            </w:r>
          </w:p>
        </w:tc>
        <w:tc>
          <w:tcPr>
            <w:tcW w:w="1418" w:type="dxa"/>
            <w:vAlign w:val="center"/>
          </w:tcPr>
          <w:p w14:paraId="516272D1" w14:textId="79327AE3" w:rsidR="00670BE3" w:rsidRPr="00D64B90" w:rsidRDefault="00670BE3" w:rsidP="00A07A67">
            <w:pPr>
              <w:rPr>
                <w:rFonts w:eastAsia="Times New Roman" w:cs="Times New Roman"/>
                <w:color w:val="000000"/>
              </w:rPr>
            </w:pPr>
            <w:r>
              <w:rPr>
                <w:rFonts w:eastAsia="Times New Roman" w:cs="Times New Roman"/>
                <w:color w:val="000000"/>
              </w:rPr>
              <w:t>21.6</w:t>
            </w:r>
          </w:p>
        </w:tc>
      </w:tr>
    </w:tbl>
    <w:p w14:paraId="32088869" w14:textId="77777777" w:rsidR="00C66114" w:rsidRDefault="00C66114" w:rsidP="00C66114">
      <w:pPr>
        <w:rPr>
          <w:sz w:val="18"/>
        </w:rPr>
      </w:pPr>
      <w:r w:rsidRPr="00B8754D">
        <w:rPr>
          <w:sz w:val="18"/>
        </w:rPr>
        <w:t>*Reduction comparing 2050 with vaccination to baseline scenario</w:t>
      </w:r>
      <w:r>
        <w:rPr>
          <w:sz w:val="18"/>
        </w:rPr>
        <w:t xml:space="preserve">      </w:t>
      </w:r>
    </w:p>
    <w:p w14:paraId="0C65E077" w14:textId="77777777" w:rsidR="00C66114" w:rsidRDefault="00C66114" w:rsidP="00C66114">
      <w:pPr>
        <w:rPr>
          <w:sz w:val="18"/>
        </w:rPr>
      </w:pPr>
    </w:p>
    <w:p w14:paraId="52E3070E" w14:textId="77777777" w:rsidR="000E351B" w:rsidRDefault="000E351B" w:rsidP="00C66114">
      <w:pPr>
        <w:rPr>
          <w:sz w:val="18"/>
        </w:rPr>
      </w:pPr>
    </w:p>
    <w:p w14:paraId="6A928A23" w14:textId="77777777" w:rsidR="000E351B" w:rsidRPr="00B8754D" w:rsidRDefault="000E351B" w:rsidP="00C66114">
      <w:pPr>
        <w:rPr>
          <w:sz w:val="18"/>
        </w:rPr>
        <w:sectPr w:rsidR="000E351B" w:rsidRPr="00B8754D" w:rsidSect="00B8754D">
          <w:pgSz w:w="16838" w:h="11906" w:orient="landscape"/>
          <w:pgMar w:top="1440" w:right="1440" w:bottom="1276" w:left="1440" w:header="709" w:footer="709" w:gutter="0"/>
          <w:cols w:space="708"/>
          <w:docGrid w:linePitch="360"/>
        </w:sectPr>
      </w:pPr>
    </w:p>
    <w:p w14:paraId="1A396070" w14:textId="77777777" w:rsidR="00670BE3" w:rsidRPr="00725B57" w:rsidRDefault="00670BE3" w:rsidP="00670BE3">
      <w:pPr>
        <w:pStyle w:val="Caption"/>
        <w:keepNext/>
        <w:spacing w:after="60"/>
        <w:rPr>
          <w:rFonts w:asciiTheme="minorHAnsi" w:hAnsiTheme="minorHAnsi"/>
          <w:b w:val="0"/>
          <w:color w:val="auto"/>
        </w:rPr>
      </w:pPr>
      <w:r w:rsidRPr="00725B57">
        <w:rPr>
          <w:rFonts w:asciiTheme="minorHAnsi" w:hAnsiTheme="minorHAnsi"/>
          <w:b w:val="0"/>
          <w:color w:val="auto"/>
        </w:rPr>
        <w:lastRenderedPageBreak/>
        <w:t xml:space="preserve">Table </w:t>
      </w:r>
      <w:commentRangeStart w:id="22"/>
      <w:r w:rsidRPr="00725B57">
        <w:rPr>
          <w:rFonts w:asciiTheme="minorHAnsi" w:hAnsiTheme="minorHAnsi"/>
          <w:b w:val="0"/>
          <w:color w:val="auto"/>
        </w:rPr>
        <w:fldChar w:fldCharType="begin"/>
      </w:r>
      <w:r w:rsidRPr="00725B57">
        <w:rPr>
          <w:rFonts w:asciiTheme="minorHAnsi" w:hAnsiTheme="minorHAnsi"/>
          <w:b w:val="0"/>
          <w:color w:val="auto"/>
        </w:rPr>
        <w:instrText xml:space="preserve"> SEQ Table \* ARABIC </w:instrText>
      </w:r>
      <w:r w:rsidRPr="00725B57">
        <w:rPr>
          <w:rFonts w:asciiTheme="minorHAnsi" w:hAnsiTheme="minorHAnsi"/>
          <w:b w:val="0"/>
          <w:color w:val="auto"/>
        </w:rPr>
        <w:fldChar w:fldCharType="separate"/>
      </w:r>
      <w:r w:rsidRPr="00725B57">
        <w:rPr>
          <w:rFonts w:asciiTheme="minorHAnsi" w:hAnsiTheme="minorHAnsi"/>
          <w:b w:val="0"/>
          <w:noProof/>
          <w:color w:val="auto"/>
        </w:rPr>
        <w:t>3</w:t>
      </w:r>
      <w:r w:rsidRPr="00725B57">
        <w:rPr>
          <w:rFonts w:asciiTheme="minorHAnsi" w:hAnsiTheme="minorHAnsi"/>
          <w:b w:val="0"/>
          <w:color w:val="auto"/>
        </w:rPr>
        <w:fldChar w:fldCharType="end"/>
      </w:r>
      <w:commentRangeEnd w:id="22"/>
      <w:r w:rsidR="00D86E1B" w:rsidRPr="00725B57">
        <w:rPr>
          <w:rStyle w:val="CommentReference"/>
          <w:rFonts w:asciiTheme="minorHAnsi" w:eastAsiaTheme="minorHAnsi" w:hAnsiTheme="minorHAnsi" w:cstheme="minorBidi"/>
          <w:b w:val="0"/>
          <w:bCs w:val="0"/>
          <w:color w:val="auto"/>
        </w:rPr>
        <w:commentReference w:id="22"/>
      </w:r>
      <w:r w:rsidRPr="00725B57">
        <w:rPr>
          <w:rFonts w:asciiTheme="minorHAnsi" w:hAnsiTheme="minorHAnsi"/>
          <w:b w:val="0"/>
          <w:color w:val="auto"/>
        </w:rPr>
        <w:t xml:space="preserve">: Impact on TB incidence rate and mortality rate in 2050 of different pre-infection and post-infection vaccine profiles with 20years duration of protection and 5% waning per </w:t>
      </w:r>
      <w:proofErr w:type="gramStart"/>
      <w:r w:rsidRPr="00725B57">
        <w:rPr>
          <w:rFonts w:asciiTheme="minorHAnsi" w:hAnsiTheme="minorHAnsi"/>
          <w:b w:val="0"/>
          <w:color w:val="auto"/>
        </w:rPr>
        <w:t>year  rolled</w:t>
      </w:r>
      <w:proofErr w:type="gramEnd"/>
      <w:r w:rsidRPr="00725B57">
        <w:rPr>
          <w:rFonts w:asciiTheme="minorHAnsi" w:hAnsiTheme="minorHAnsi"/>
          <w:b w:val="0"/>
          <w:color w:val="auto"/>
        </w:rPr>
        <w:t xml:space="preserve"> out in 2025 and targeted to 55 year olds, with a 3 year catch up campaign in 56-64 year olds. </w:t>
      </w:r>
    </w:p>
    <w:tbl>
      <w:tblPr>
        <w:tblStyle w:val="TableGrid"/>
        <w:tblW w:w="14142" w:type="dxa"/>
        <w:tblLayout w:type="fixed"/>
        <w:tblLook w:val="04A0" w:firstRow="1" w:lastRow="0" w:firstColumn="1" w:lastColumn="0" w:noHBand="0" w:noVBand="1"/>
      </w:tblPr>
      <w:tblGrid>
        <w:gridCol w:w="1101"/>
        <w:gridCol w:w="708"/>
        <w:gridCol w:w="1134"/>
        <w:gridCol w:w="1418"/>
        <w:gridCol w:w="1451"/>
        <w:gridCol w:w="1346"/>
        <w:gridCol w:w="1347"/>
        <w:gridCol w:w="1384"/>
        <w:gridCol w:w="1418"/>
        <w:gridCol w:w="1417"/>
        <w:gridCol w:w="1418"/>
      </w:tblGrid>
      <w:tr w:rsidR="00670BE3" w14:paraId="0E8260C7" w14:textId="77777777" w:rsidTr="00670BE3">
        <w:trPr>
          <w:trHeight w:val="40"/>
        </w:trPr>
        <w:tc>
          <w:tcPr>
            <w:tcW w:w="1101" w:type="dxa"/>
            <w:vMerge w:val="restart"/>
          </w:tcPr>
          <w:p w14:paraId="263577AA" w14:textId="77777777" w:rsidR="00670BE3" w:rsidRPr="00347DD1" w:rsidRDefault="00670BE3" w:rsidP="00670BE3">
            <w:pPr>
              <w:rPr>
                <w:b/>
              </w:rPr>
            </w:pPr>
            <w:r w:rsidRPr="00347DD1">
              <w:rPr>
                <w:b/>
              </w:rPr>
              <w:t>Mode of Action</w:t>
            </w:r>
          </w:p>
        </w:tc>
        <w:tc>
          <w:tcPr>
            <w:tcW w:w="708" w:type="dxa"/>
            <w:vMerge w:val="restart"/>
          </w:tcPr>
          <w:p w14:paraId="6C3C7977" w14:textId="77777777" w:rsidR="00670BE3" w:rsidRPr="00347DD1" w:rsidRDefault="00670BE3" w:rsidP="00670BE3">
            <w:pPr>
              <w:rPr>
                <w:b/>
              </w:rPr>
            </w:pPr>
            <w:r w:rsidRPr="00347DD1">
              <w:rPr>
                <w:b/>
              </w:rPr>
              <w:t>VE</w:t>
            </w:r>
          </w:p>
        </w:tc>
        <w:tc>
          <w:tcPr>
            <w:tcW w:w="1134" w:type="dxa"/>
            <w:vMerge w:val="restart"/>
          </w:tcPr>
          <w:p w14:paraId="670CB9B9" w14:textId="77777777" w:rsidR="00670BE3" w:rsidRPr="00347DD1" w:rsidRDefault="00670BE3" w:rsidP="00670BE3">
            <w:pPr>
              <w:rPr>
                <w:b/>
              </w:rPr>
            </w:pPr>
            <w:r>
              <w:rPr>
                <w:b/>
              </w:rPr>
              <w:t>Coverage (%)</w:t>
            </w:r>
          </w:p>
        </w:tc>
        <w:tc>
          <w:tcPr>
            <w:tcW w:w="5562" w:type="dxa"/>
            <w:gridSpan w:val="4"/>
          </w:tcPr>
          <w:p w14:paraId="6E3DD2D5" w14:textId="77777777" w:rsidR="00670BE3" w:rsidRPr="00347DD1" w:rsidRDefault="00670BE3" w:rsidP="00670BE3">
            <w:pPr>
              <w:jc w:val="center"/>
              <w:rPr>
                <w:b/>
              </w:rPr>
            </w:pPr>
            <w:r>
              <w:rPr>
                <w:b/>
              </w:rPr>
              <w:t>All Ages</w:t>
            </w:r>
          </w:p>
        </w:tc>
        <w:tc>
          <w:tcPr>
            <w:tcW w:w="2802" w:type="dxa"/>
            <w:gridSpan w:val="2"/>
          </w:tcPr>
          <w:p w14:paraId="54CE3368" w14:textId="26118C30" w:rsidR="00670BE3" w:rsidRPr="00347DD1" w:rsidRDefault="00670BE3" w:rsidP="00670BE3">
            <w:pPr>
              <w:jc w:val="center"/>
              <w:rPr>
                <w:b/>
              </w:rPr>
            </w:pPr>
            <w:r>
              <w:rPr>
                <w:b/>
              </w:rPr>
              <w:t>55-64 years</w:t>
            </w:r>
          </w:p>
        </w:tc>
        <w:tc>
          <w:tcPr>
            <w:tcW w:w="2835" w:type="dxa"/>
            <w:gridSpan w:val="2"/>
          </w:tcPr>
          <w:p w14:paraId="05970AB4" w14:textId="77777777" w:rsidR="00670BE3" w:rsidRPr="00347DD1" w:rsidRDefault="00670BE3" w:rsidP="00670BE3">
            <w:pPr>
              <w:jc w:val="center"/>
              <w:rPr>
                <w:b/>
              </w:rPr>
            </w:pPr>
            <w:r>
              <w:rPr>
                <w:b/>
              </w:rPr>
              <w:sym w:font="Symbol" w:char="F0B3"/>
            </w:r>
            <w:r>
              <w:rPr>
                <w:b/>
              </w:rPr>
              <w:t>65 years</w:t>
            </w:r>
          </w:p>
        </w:tc>
      </w:tr>
      <w:tr w:rsidR="00670BE3" w14:paraId="15BFBE30" w14:textId="77777777" w:rsidTr="00670BE3">
        <w:trPr>
          <w:trHeight w:val="1192"/>
        </w:trPr>
        <w:tc>
          <w:tcPr>
            <w:tcW w:w="1101" w:type="dxa"/>
            <w:vMerge/>
          </w:tcPr>
          <w:p w14:paraId="3AC76D69" w14:textId="77777777" w:rsidR="00670BE3" w:rsidRPr="00347DD1" w:rsidRDefault="00670BE3" w:rsidP="00670BE3">
            <w:pPr>
              <w:rPr>
                <w:b/>
              </w:rPr>
            </w:pPr>
          </w:p>
        </w:tc>
        <w:tc>
          <w:tcPr>
            <w:tcW w:w="708" w:type="dxa"/>
            <w:vMerge/>
          </w:tcPr>
          <w:p w14:paraId="0FBD3B0D" w14:textId="77777777" w:rsidR="00670BE3" w:rsidRPr="00347DD1" w:rsidRDefault="00670BE3" w:rsidP="00670BE3">
            <w:pPr>
              <w:rPr>
                <w:b/>
              </w:rPr>
            </w:pPr>
          </w:p>
        </w:tc>
        <w:tc>
          <w:tcPr>
            <w:tcW w:w="1134" w:type="dxa"/>
            <w:vMerge/>
          </w:tcPr>
          <w:p w14:paraId="698F1665" w14:textId="77777777" w:rsidR="00670BE3" w:rsidRDefault="00670BE3" w:rsidP="00670BE3">
            <w:pPr>
              <w:rPr>
                <w:b/>
              </w:rPr>
            </w:pPr>
          </w:p>
        </w:tc>
        <w:tc>
          <w:tcPr>
            <w:tcW w:w="1418" w:type="dxa"/>
          </w:tcPr>
          <w:p w14:paraId="315B1522" w14:textId="77777777" w:rsidR="00670BE3" w:rsidRDefault="00670BE3" w:rsidP="00670BE3">
            <w:pPr>
              <w:rPr>
                <w:b/>
              </w:rPr>
            </w:pPr>
            <w:r>
              <w:rPr>
                <w:b/>
              </w:rPr>
              <w:t xml:space="preserve">TB incidence rate </w:t>
            </w:r>
            <w:r w:rsidRPr="00347DD1">
              <w:rPr>
                <w:b/>
              </w:rPr>
              <w:t>(</w:t>
            </w:r>
            <w:r>
              <w:rPr>
                <w:b/>
              </w:rPr>
              <w:t>per 100,000 pop/year</w:t>
            </w:r>
            <w:r w:rsidRPr="00347DD1">
              <w:rPr>
                <w:b/>
              </w:rPr>
              <w:t>)</w:t>
            </w:r>
          </w:p>
        </w:tc>
        <w:tc>
          <w:tcPr>
            <w:tcW w:w="1451" w:type="dxa"/>
          </w:tcPr>
          <w:p w14:paraId="0E46772C" w14:textId="77777777" w:rsidR="00670BE3" w:rsidRDefault="00670BE3" w:rsidP="00670BE3">
            <w:pPr>
              <w:rPr>
                <w:b/>
              </w:rPr>
            </w:pPr>
            <w:r>
              <w:rPr>
                <w:b/>
              </w:rPr>
              <w:t xml:space="preserve">TB mortality rate </w:t>
            </w:r>
            <w:r w:rsidRPr="00347DD1">
              <w:rPr>
                <w:b/>
              </w:rPr>
              <w:t>(</w:t>
            </w:r>
            <w:r>
              <w:rPr>
                <w:b/>
              </w:rPr>
              <w:t>per 100,000 pop/year</w:t>
            </w:r>
            <w:r w:rsidRPr="00347DD1">
              <w:rPr>
                <w:b/>
              </w:rPr>
              <w:t>)</w:t>
            </w:r>
          </w:p>
        </w:tc>
        <w:tc>
          <w:tcPr>
            <w:tcW w:w="1346" w:type="dxa"/>
          </w:tcPr>
          <w:p w14:paraId="405680D7" w14:textId="77777777" w:rsidR="00670BE3" w:rsidRPr="00347DD1" w:rsidRDefault="00670BE3" w:rsidP="00670BE3">
            <w:pPr>
              <w:rPr>
                <w:b/>
              </w:rPr>
            </w:pPr>
            <w:r w:rsidRPr="00347DD1">
              <w:rPr>
                <w:b/>
              </w:rPr>
              <w:t xml:space="preserve">% </w:t>
            </w:r>
            <w:proofErr w:type="gramStart"/>
            <w:r w:rsidRPr="00347DD1">
              <w:rPr>
                <w:b/>
              </w:rPr>
              <w:t>reduction</w:t>
            </w:r>
            <w:proofErr w:type="gramEnd"/>
            <w:r w:rsidRPr="00347DD1">
              <w:rPr>
                <w:b/>
              </w:rPr>
              <w:t xml:space="preserve"> </w:t>
            </w:r>
            <w:r>
              <w:rPr>
                <w:b/>
              </w:rPr>
              <w:t>in TB incidence rate  *</w:t>
            </w:r>
          </w:p>
        </w:tc>
        <w:tc>
          <w:tcPr>
            <w:tcW w:w="1347" w:type="dxa"/>
          </w:tcPr>
          <w:p w14:paraId="5199983D" w14:textId="77777777" w:rsidR="00670BE3" w:rsidRPr="00347DD1" w:rsidRDefault="00670BE3" w:rsidP="00670BE3">
            <w:pPr>
              <w:rPr>
                <w:b/>
              </w:rPr>
            </w:pPr>
            <w:r w:rsidRPr="00347DD1">
              <w:rPr>
                <w:b/>
              </w:rPr>
              <w:t xml:space="preserve">% </w:t>
            </w:r>
            <w:proofErr w:type="gramStart"/>
            <w:r w:rsidRPr="00347DD1">
              <w:rPr>
                <w:b/>
              </w:rPr>
              <w:t>reduction</w:t>
            </w:r>
            <w:proofErr w:type="gramEnd"/>
            <w:r w:rsidRPr="00347DD1">
              <w:rPr>
                <w:b/>
              </w:rPr>
              <w:t xml:space="preserve"> </w:t>
            </w:r>
            <w:r>
              <w:rPr>
                <w:b/>
              </w:rPr>
              <w:t>in TB mortality rate *</w:t>
            </w:r>
          </w:p>
        </w:tc>
        <w:tc>
          <w:tcPr>
            <w:tcW w:w="1384" w:type="dxa"/>
          </w:tcPr>
          <w:p w14:paraId="0C7237BA" w14:textId="77777777" w:rsidR="00670BE3" w:rsidRPr="00347DD1" w:rsidRDefault="00670BE3" w:rsidP="00670BE3">
            <w:pPr>
              <w:rPr>
                <w:b/>
              </w:rPr>
            </w:pPr>
            <w:r w:rsidRPr="00347DD1">
              <w:rPr>
                <w:b/>
              </w:rPr>
              <w:t xml:space="preserve">% </w:t>
            </w:r>
            <w:proofErr w:type="gramStart"/>
            <w:r w:rsidRPr="00347DD1">
              <w:rPr>
                <w:b/>
              </w:rPr>
              <w:t>reduction</w:t>
            </w:r>
            <w:proofErr w:type="gramEnd"/>
            <w:r w:rsidRPr="00347DD1">
              <w:rPr>
                <w:b/>
              </w:rPr>
              <w:t xml:space="preserve"> </w:t>
            </w:r>
            <w:r>
              <w:rPr>
                <w:b/>
              </w:rPr>
              <w:t>in TB incidence rate *</w:t>
            </w:r>
          </w:p>
        </w:tc>
        <w:tc>
          <w:tcPr>
            <w:tcW w:w="1418" w:type="dxa"/>
          </w:tcPr>
          <w:p w14:paraId="14D08CB3" w14:textId="77777777" w:rsidR="00670BE3" w:rsidRPr="00347DD1" w:rsidRDefault="00670BE3" w:rsidP="00670BE3">
            <w:pPr>
              <w:rPr>
                <w:b/>
              </w:rPr>
            </w:pPr>
            <w:r w:rsidRPr="00347DD1">
              <w:rPr>
                <w:b/>
              </w:rPr>
              <w:t xml:space="preserve">% </w:t>
            </w:r>
            <w:proofErr w:type="gramStart"/>
            <w:r w:rsidRPr="00347DD1">
              <w:rPr>
                <w:b/>
              </w:rPr>
              <w:t>reduction</w:t>
            </w:r>
            <w:proofErr w:type="gramEnd"/>
            <w:r w:rsidRPr="00347DD1">
              <w:rPr>
                <w:b/>
              </w:rPr>
              <w:t xml:space="preserve"> </w:t>
            </w:r>
            <w:r>
              <w:rPr>
                <w:b/>
              </w:rPr>
              <w:t>in TB mortality rate  *</w:t>
            </w:r>
          </w:p>
        </w:tc>
        <w:tc>
          <w:tcPr>
            <w:tcW w:w="1417" w:type="dxa"/>
          </w:tcPr>
          <w:p w14:paraId="1FB2765D" w14:textId="77777777" w:rsidR="00670BE3" w:rsidRPr="00347DD1" w:rsidRDefault="00670BE3" w:rsidP="00670BE3">
            <w:pPr>
              <w:rPr>
                <w:b/>
              </w:rPr>
            </w:pPr>
            <w:r w:rsidRPr="00347DD1">
              <w:rPr>
                <w:b/>
              </w:rPr>
              <w:t xml:space="preserve">% </w:t>
            </w:r>
            <w:proofErr w:type="gramStart"/>
            <w:r w:rsidRPr="00347DD1">
              <w:rPr>
                <w:b/>
              </w:rPr>
              <w:t>reduction</w:t>
            </w:r>
            <w:proofErr w:type="gramEnd"/>
            <w:r w:rsidRPr="00347DD1">
              <w:rPr>
                <w:b/>
              </w:rPr>
              <w:t xml:space="preserve"> </w:t>
            </w:r>
            <w:r>
              <w:rPr>
                <w:b/>
              </w:rPr>
              <w:t>in TB incidence rate *</w:t>
            </w:r>
          </w:p>
        </w:tc>
        <w:tc>
          <w:tcPr>
            <w:tcW w:w="1418" w:type="dxa"/>
          </w:tcPr>
          <w:p w14:paraId="1C737E44" w14:textId="77777777" w:rsidR="00670BE3" w:rsidRPr="00347DD1" w:rsidRDefault="00670BE3" w:rsidP="00670BE3">
            <w:pPr>
              <w:rPr>
                <w:b/>
              </w:rPr>
            </w:pPr>
            <w:r w:rsidRPr="00347DD1">
              <w:rPr>
                <w:b/>
              </w:rPr>
              <w:t xml:space="preserve">% </w:t>
            </w:r>
            <w:proofErr w:type="gramStart"/>
            <w:r w:rsidRPr="00347DD1">
              <w:rPr>
                <w:b/>
              </w:rPr>
              <w:t>reduction</w:t>
            </w:r>
            <w:proofErr w:type="gramEnd"/>
            <w:r w:rsidRPr="00347DD1">
              <w:rPr>
                <w:b/>
              </w:rPr>
              <w:t xml:space="preserve"> </w:t>
            </w:r>
            <w:r>
              <w:rPr>
                <w:b/>
              </w:rPr>
              <w:t>in TB mortality rate  *</w:t>
            </w:r>
          </w:p>
        </w:tc>
      </w:tr>
      <w:tr w:rsidR="00670BE3" w14:paraId="112710CC" w14:textId="77777777" w:rsidTr="00670BE3">
        <w:tc>
          <w:tcPr>
            <w:tcW w:w="1101" w:type="dxa"/>
            <w:vAlign w:val="center"/>
          </w:tcPr>
          <w:p w14:paraId="77EFF5DA" w14:textId="77777777" w:rsidR="00670BE3" w:rsidRDefault="00670BE3" w:rsidP="00670BE3">
            <w:pPr>
              <w:jc w:val="center"/>
            </w:pPr>
            <w:r>
              <w:t>No vaccine</w:t>
            </w:r>
          </w:p>
        </w:tc>
        <w:tc>
          <w:tcPr>
            <w:tcW w:w="708" w:type="dxa"/>
            <w:vAlign w:val="center"/>
          </w:tcPr>
          <w:p w14:paraId="4BB791CC" w14:textId="77777777" w:rsidR="00670BE3" w:rsidRDefault="00670BE3" w:rsidP="00670BE3">
            <w:pPr>
              <w:jc w:val="center"/>
            </w:pPr>
            <w:proofErr w:type="gramStart"/>
            <w:r>
              <w:t>n</w:t>
            </w:r>
            <w:proofErr w:type="gramEnd"/>
            <w:r>
              <w:t>/a</w:t>
            </w:r>
          </w:p>
        </w:tc>
        <w:tc>
          <w:tcPr>
            <w:tcW w:w="1134" w:type="dxa"/>
            <w:vAlign w:val="center"/>
          </w:tcPr>
          <w:p w14:paraId="5C6124A3" w14:textId="77777777" w:rsidR="00670BE3" w:rsidRDefault="00670BE3" w:rsidP="00670BE3">
            <w:pPr>
              <w:jc w:val="center"/>
            </w:pPr>
            <w:proofErr w:type="gramStart"/>
            <w:r>
              <w:t>n</w:t>
            </w:r>
            <w:proofErr w:type="gramEnd"/>
            <w:r>
              <w:t>/a</w:t>
            </w:r>
          </w:p>
        </w:tc>
        <w:tc>
          <w:tcPr>
            <w:tcW w:w="1418" w:type="dxa"/>
            <w:vAlign w:val="center"/>
          </w:tcPr>
          <w:p w14:paraId="15C75FC7" w14:textId="77777777" w:rsidR="00670BE3" w:rsidRPr="00F20D05" w:rsidRDefault="00670BE3" w:rsidP="00670BE3">
            <w:r w:rsidRPr="00F20D05">
              <w:rPr>
                <w:rFonts w:eastAsia="Times New Roman" w:cs="Times New Roman"/>
                <w:color w:val="000000"/>
                <w:szCs w:val="24"/>
              </w:rPr>
              <w:t>48.30</w:t>
            </w:r>
          </w:p>
        </w:tc>
        <w:tc>
          <w:tcPr>
            <w:tcW w:w="1451" w:type="dxa"/>
            <w:vAlign w:val="center"/>
          </w:tcPr>
          <w:p w14:paraId="1CB2119D" w14:textId="77777777" w:rsidR="00670BE3" w:rsidRPr="00F20D05" w:rsidRDefault="00670BE3" w:rsidP="00670BE3">
            <w:r w:rsidRPr="00F20D05">
              <w:rPr>
                <w:rFonts w:eastAsia="Times New Roman" w:cs="Times New Roman"/>
                <w:color w:val="000000"/>
                <w:szCs w:val="24"/>
              </w:rPr>
              <w:t>2.09</w:t>
            </w:r>
          </w:p>
        </w:tc>
        <w:tc>
          <w:tcPr>
            <w:tcW w:w="1346" w:type="dxa"/>
            <w:vAlign w:val="center"/>
          </w:tcPr>
          <w:p w14:paraId="765A6FFA" w14:textId="77777777" w:rsidR="00670BE3" w:rsidRPr="00F20D05" w:rsidRDefault="00670BE3" w:rsidP="00670BE3">
            <w:proofErr w:type="gramStart"/>
            <w:r w:rsidRPr="00F20D05">
              <w:rPr>
                <w:rFonts w:eastAsia="Times New Roman" w:cs="Times New Roman"/>
                <w:color w:val="000000"/>
              </w:rPr>
              <w:t>n</w:t>
            </w:r>
            <w:proofErr w:type="gramEnd"/>
            <w:r w:rsidRPr="00F20D05">
              <w:rPr>
                <w:rFonts w:eastAsia="Times New Roman" w:cs="Times New Roman"/>
                <w:color w:val="000000"/>
              </w:rPr>
              <w:t>/a</w:t>
            </w:r>
          </w:p>
        </w:tc>
        <w:tc>
          <w:tcPr>
            <w:tcW w:w="1347" w:type="dxa"/>
            <w:vAlign w:val="center"/>
          </w:tcPr>
          <w:p w14:paraId="0686AFA7" w14:textId="77777777" w:rsidR="00670BE3" w:rsidRPr="00F20D05" w:rsidRDefault="00670BE3" w:rsidP="00670BE3">
            <w:proofErr w:type="gramStart"/>
            <w:r w:rsidRPr="00F20D05">
              <w:rPr>
                <w:rFonts w:eastAsia="Times New Roman" w:cs="Times New Roman"/>
                <w:color w:val="000000"/>
              </w:rPr>
              <w:t>n</w:t>
            </w:r>
            <w:proofErr w:type="gramEnd"/>
            <w:r w:rsidRPr="00F20D05">
              <w:rPr>
                <w:rFonts w:eastAsia="Times New Roman" w:cs="Times New Roman"/>
                <w:color w:val="000000"/>
              </w:rPr>
              <w:t>/a</w:t>
            </w:r>
          </w:p>
        </w:tc>
        <w:tc>
          <w:tcPr>
            <w:tcW w:w="1384" w:type="dxa"/>
            <w:vAlign w:val="center"/>
          </w:tcPr>
          <w:p w14:paraId="780D4772" w14:textId="77777777" w:rsidR="00670BE3" w:rsidRDefault="00670BE3" w:rsidP="00670BE3">
            <w:proofErr w:type="gramStart"/>
            <w:r w:rsidRPr="00F20D05">
              <w:rPr>
                <w:rFonts w:eastAsia="Times New Roman" w:cs="Times New Roman"/>
                <w:color w:val="000000"/>
              </w:rPr>
              <w:t>n</w:t>
            </w:r>
            <w:proofErr w:type="gramEnd"/>
            <w:r w:rsidRPr="00F20D05">
              <w:rPr>
                <w:rFonts w:eastAsia="Times New Roman" w:cs="Times New Roman"/>
                <w:color w:val="000000"/>
              </w:rPr>
              <w:t>/a</w:t>
            </w:r>
          </w:p>
        </w:tc>
        <w:tc>
          <w:tcPr>
            <w:tcW w:w="1418" w:type="dxa"/>
            <w:vAlign w:val="center"/>
          </w:tcPr>
          <w:p w14:paraId="307ADFF1" w14:textId="77777777" w:rsidR="00670BE3" w:rsidRDefault="00670BE3" w:rsidP="00670BE3">
            <w:proofErr w:type="gramStart"/>
            <w:r w:rsidRPr="00F20D05">
              <w:rPr>
                <w:rFonts w:eastAsia="Times New Roman" w:cs="Times New Roman"/>
                <w:color w:val="000000"/>
              </w:rPr>
              <w:t>n</w:t>
            </w:r>
            <w:proofErr w:type="gramEnd"/>
            <w:r w:rsidRPr="00F20D05">
              <w:rPr>
                <w:rFonts w:eastAsia="Times New Roman" w:cs="Times New Roman"/>
                <w:color w:val="000000"/>
              </w:rPr>
              <w:t>/a</w:t>
            </w:r>
          </w:p>
        </w:tc>
        <w:tc>
          <w:tcPr>
            <w:tcW w:w="1417" w:type="dxa"/>
            <w:vAlign w:val="center"/>
          </w:tcPr>
          <w:p w14:paraId="74EE0062" w14:textId="77777777" w:rsidR="00670BE3" w:rsidRDefault="00670BE3" w:rsidP="00670BE3">
            <w:proofErr w:type="gramStart"/>
            <w:r w:rsidRPr="00F20D05">
              <w:rPr>
                <w:rFonts w:eastAsia="Times New Roman" w:cs="Times New Roman"/>
                <w:color w:val="000000"/>
              </w:rPr>
              <w:t>n</w:t>
            </w:r>
            <w:proofErr w:type="gramEnd"/>
            <w:r w:rsidRPr="00F20D05">
              <w:rPr>
                <w:rFonts w:eastAsia="Times New Roman" w:cs="Times New Roman"/>
                <w:color w:val="000000"/>
              </w:rPr>
              <w:t>/a</w:t>
            </w:r>
          </w:p>
        </w:tc>
        <w:tc>
          <w:tcPr>
            <w:tcW w:w="1418" w:type="dxa"/>
            <w:vAlign w:val="center"/>
          </w:tcPr>
          <w:p w14:paraId="699195A7" w14:textId="77777777" w:rsidR="00670BE3" w:rsidRDefault="00670BE3" w:rsidP="00670BE3">
            <w:proofErr w:type="gramStart"/>
            <w:r w:rsidRPr="00F20D05">
              <w:rPr>
                <w:rFonts w:eastAsia="Times New Roman" w:cs="Times New Roman"/>
                <w:color w:val="000000"/>
              </w:rPr>
              <w:t>n</w:t>
            </w:r>
            <w:proofErr w:type="gramEnd"/>
            <w:r w:rsidRPr="00F20D05">
              <w:rPr>
                <w:rFonts w:eastAsia="Times New Roman" w:cs="Times New Roman"/>
                <w:color w:val="000000"/>
              </w:rPr>
              <w:t>/a</w:t>
            </w:r>
          </w:p>
        </w:tc>
      </w:tr>
      <w:tr w:rsidR="00670BE3" w14:paraId="1D1E9948" w14:textId="77777777" w:rsidTr="00670BE3">
        <w:trPr>
          <w:trHeight w:val="422"/>
        </w:trPr>
        <w:tc>
          <w:tcPr>
            <w:tcW w:w="1101" w:type="dxa"/>
            <w:vMerge w:val="restart"/>
            <w:vAlign w:val="center"/>
          </w:tcPr>
          <w:p w14:paraId="22BC0F85" w14:textId="77777777" w:rsidR="00670BE3" w:rsidRDefault="00670BE3" w:rsidP="00670BE3">
            <w:pPr>
              <w:jc w:val="center"/>
            </w:pPr>
            <w:r>
              <w:t>Pre-infection</w:t>
            </w:r>
          </w:p>
        </w:tc>
        <w:tc>
          <w:tcPr>
            <w:tcW w:w="708" w:type="dxa"/>
            <w:vMerge w:val="restart"/>
            <w:vAlign w:val="center"/>
          </w:tcPr>
          <w:p w14:paraId="23AC17A4" w14:textId="77777777" w:rsidR="00670BE3" w:rsidRDefault="00670BE3" w:rsidP="00670BE3">
            <w:pPr>
              <w:jc w:val="center"/>
            </w:pPr>
            <w:r>
              <w:t>40</w:t>
            </w:r>
          </w:p>
        </w:tc>
        <w:tc>
          <w:tcPr>
            <w:tcW w:w="1134" w:type="dxa"/>
            <w:vAlign w:val="center"/>
          </w:tcPr>
          <w:p w14:paraId="1C13BC82" w14:textId="77777777" w:rsidR="00670BE3" w:rsidRDefault="00670BE3" w:rsidP="00670BE3">
            <w:pPr>
              <w:jc w:val="center"/>
            </w:pPr>
            <w:r>
              <w:t>30</w:t>
            </w:r>
          </w:p>
        </w:tc>
        <w:tc>
          <w:tcPr>
            <w:tcW w:w="1418" w:type="dxa"/>
            <w:vAlign w:val="center"/>
          </w:tcPr>
          <w:p w14:paraId="3C33771B" w14:textId="77777777" w:rsidR="00670BE3" w:rsidRPr="00F20D05" w:rsidRDefault="00670BE3" w:rsidP="00670BE3">
            <w:r w:rsidRPr="00F20D05">
              <w:rPr>
                <w:rFonts w:eastAsia="Times New Roman" w:cs="Times New Roman"/>
                <w:color w:val="000000"/>
                <w:szCs w:val="24"/>
              </w:rPr>
              <w:t>47.72</w:t>
            </w:r>
          </w:p>
        </w:tc>
        <w:tc>
          <w:tcPr>
            <w:tcW w:w="1451" w:type="dxa"/>
            <w:vAlign w:val="center"/>
          </w:tcPr>
          <w:p w14:paraId="1D6D2346" w14:textId="77777777" w:rsidR="00670BE3" w:rsidRPr="00F20D05" w:rsidRDefault="00670BE3" w:rsidP="00670BE3">
            <w:r w:rsidRPr="00F20D05">
              <w:rPr>
                <w:rFonts w:eastAsia="Times New Roman" w:cs="Times New Roman"/>
                <w:color w:val="000000"/>
                <w:szCs w:val="24"/>
              </w:rPr>
              <w:t>2.07</w:t>
            </w:r>
          </w:p>
        </w:tc>
        <w:tc>
          <w:tcPr>
            <w:tcW w:w="1346" w:type="dxa"/>
            <w:vAlign w:val="center"/>
          </w:tcPr>
          <w:p w14:paraId="7EEEED72" w14:textId="77777777" w:rsidR="00670BE3" w:rsidRPr="00F20D05" w:rsidRDefault="00670BE3" w:rsidP="00670BE3">
            <w:r w:rsidRPr="00F20D05">
              <w:rPr>
                <w:rFonts w:eastAsia="Times New Roman" w:cs="Times New Roman"/>
                <w:color w:val="000000"/>
              </w:rPr>
              <w:t>1.2</w:t>
            </w:r>
          </w:p>
        </w:tc>
        <w:tc>
          <w:tcPr>
            <w:tcW w:w="1347" w:type="dxa"/>
            <w:vAlign w:val="center"/>
          </w:tcPr>
          <w:p w14:paraId="2F183762" w14:textId="77777777" w:rsidR="00670BE3" w:rsidRPr="00F20D05" w:rsidRDefault="00670BE3" w:rsidP="00670BE3">
            <w:r w:rsidRPr="00F20D05">
              <w:rPr>
                <w:rFonts w:eastAsia="Times New Roman" w:cs="Times New Roman"/>
                <w:color w:val="000000"/>
              </w:rPr>
              <w:t>1.</w:t>
            </w:r>
            <w:r>
              <w:rPr>
                <w:rFonts w:eastAsia="Times New Roman" w:cs="Times New Roman"/>
                <w:color w:val="000000"/>
              </w:rPr>
              <w:t>2</w:t>
            </w:r>
          </w:p>
        </w:tc>
        <w:tc>
          <w:tcPr>
            <w:tcW w:w="1384" w:type="dxa"/>
            <w:vAlign w:val="center"/>
          </w:tcPr>
          <w:p w14:paraId="4F1185F0" w14:textId="305EBCC5" w:rsidR="00670BE3" w:rsidRPr="00670BE3" w:rsidRDefault="00670BE3" w:rsidP="00670BE3">
            <w:r w:rsidRPr="00670BE3">
              <w:t>4.1</w:t>
            </w:r>
          </w:p>
        </w:tc>
        <w:tc>
          <w:tcPr>
            <w:tcW w:w="1418" w:type="dxa"/>
            <w:vAlign w:val="center"/>
          </w:tcPr>
          <w:p w14:paraId="6E4C3222" w14:textId="492D6568" w:rsidR="00670BE3" w:rsidRPr="00670BE3" w:rsidRDefault="00670BE3" w:rsidP="00670BE3">
            <w:r w:rsidRPr="00670BE3">
              <w:t>3.5</w:t>
            </w:r>
          </w:p>
        </w:tc>
        <w:tc>
          <w:tcPr>
            <w:tcW w:w="1417" w:type="dxa"/>
            <w:vAlign w:val="center"/>
          </w:tcPr>
          <w:p w14:paraId="7C2C3C68" w14:textId="77777777" w:rsidR="00670BE3" w:rsidRPr="00D64B90" w:rsidRDefault="00670BE3" w:rsidP="00670BE3">
            <w:pPr>
              <w:rPr>
                <w:rFonts w:eastAsia="Times New Roman" w:cs="Times New Roman"/>
                <w:color w:val="000000"/>
              </w:rPr>
            </w:pPr>
            <w:r w:rsidRPr="00D64B90">
              <w:rPr>
                <w:rFonts w:eastAsia="Times New Roman" w:cs="Times New Roman"/>
                <w:color w:val="000000"/>
              </w:rPr>
              <w:t>1</w:t>
            </w:r>
            <w:r>
              <w:rPr>
                <w:rFonts w:eastAsia="Times New Roman" w:cs="Times New Roman"/>
                <w:color w:val="000000"/>
              </w:rPr>
              <w:t>.1</w:t>
            </w:r>
          </w:p>
        </w:tc>
        <w:tc>
          <w:tcPr>
            <w:tcW w:w="1418" w:type="dxa"/>
            <w:vAlign w:val="center"/>
          </w:tcPr>
          <w:p w14:paraId="48165DF0" w14:textId="77777777" w:rsidR="00670BE3" w:rsidRPr="00D64B90" w:rsidRDefault="00670BE3" w:rsidP="00670BE3">
            <w:pPr>
              <w:rPr>
                <w:rFonts w:eastAsia="Times New Roman" w:cs="Times New Roman"/>
                <w:color w:val="000000"/>
              </w:rPr>
            </w:pPr>
            <w:r>
              <w:rPr>
                <w:rFonts w:ascii="Calibri" w:eastAsia="Times New Roman" w:hAnsi="Calibri" w:cs="Times New Roman"/>
                <w:color w:val="000000"/>
                <w:sz w:val="24"/>
                <w:szCs w:val="24"/>
              </w:rPr>
              <w:t>1.1</w:t>
            </w:r>
          </w:p>
        </w:tc>
      </w:tr>
      <w:tr w:rsidR="00670BE3" w14:paraId="7A6493ED" w14:textId="77777777" w:rsidTr="00670BE3">
        <w:trPr>
          <w:trHeight w:val="415"/>
        </w:trPr>
        <w:tc>
          <w:tcPr>
            <w:tcW w:w="1101" w:type="dxa"/>
            <w:vMerge/>
            <w:vAlign w:val="center"/>
          </w:tcPr>
          <w:p w14:paraId="39EB1182" w14:textId="77777777" w:rsidR="00670BE3" w:rsidRDefault="00670BE3" w:rsidP="00670BE3">
            <w:pPr>
              <w:jc w:val="center"/>
            </w:pPr>
          </w:p>
        </w:tc>
        <w:tc>
          <w:tcPr>
            <w:tcW w:w="708" w:type="dxa"/>
            <w:vMerge/>
            <w:vAlign w:val="center"/>
          </w:tcPr>
          <w:p w14:paraId="0A0B8478" w14:textId="77777777" w:rsidR="00670BE3" w:rsidRDefault="00670BE3" w:rsidP="00670BE3">
            <w:pPr>
              <w:jc w:val="center"/>
            </w:pPr>
          </w:p>
        </w:tc>
        <w:tc>
          <w:tcPr>
            <w:tcW w:w="1134" w:type="dxa"/>
            <w:vAlign w:val="center"/>
          </w:tcPr>
          <w:p w14:paraId="76E593B5" w14:textId="77777777" w:rsidR="00670BE3" w:rsidRDefault="00670BE3" w:rsidP="00670BE3">
            <w:pPr>
              <w:jc w:val="center"/>
            </w:pPr>
            <w:r>
              <w:t>70</w:t>
            </w:r>
          </w:p>
        </w:tc>
        <w:tc>
          <w:tcPr>
            <w:tcW w:w="1418" w:type="dxa"/>
            <w:vAlign w:val="center"/>
          </w:tcPr>
          <w:p w14:paraId="606075B9" w14:textId="77777777" w:rsidR="00670BE3" w:rsidRPr="00F20D05" w:rsidRDefault="00670BE3" w:rsidP="00670BE3">
            <w:r w:rsidRPr="00F20D05">
              <w:rPr>
                <w:rFonts w:eastAsia="Times New Roman" w:cs="Times New Roman"/>
                <w:color w:val="000000"/>
                <w:szCs w:val="24"/>
              </w:rPr>
              <w:t>47.44</w:t>
            </w:r>
          </w:p>
        </w:tc>
        <w:tc>
          <w:tcPr>
            <w:tcW w:w="1451" w:type="dxa"/>
            <w:vAlign w:val="center"/>
          </w:tcPr>
          <w:p w14:paraId="6F91147E" w14:textId="77777777" w:rsidR="00670BE3" w:rsidRPr="00F20D05" w:rsidRDefault="00670BE3" w:rsidP="00670BE3">
            <w:r w:rsidRPr="00F20D05">
              <w:rPr>
                <w:rFonts w:eastAsia="Times New Roman" w:cs="Times New Roman"/>
                <w:color w:val="000000"/>
                <w:szCs w:val="24"/>
              </w:rPr>
              <w:t>2.05</w:t>
            </w:r>
          </w:p>
        </w:tc>
        <w:tc>
          <w:tcPr>
            <w:tcW w:w="1346" w:type="dxa"/>
            <w:vAlign w:val="center"/>
          </w:tcPr>
          <w:p w14:paraId="2BCC2142" w14:textId="77777777" w:rsidR="00670BE3" w:rsidRPr="00F20D05" w:rsidRDefault="00670BE3" w:rsidP="00670BE3">
            <w:r w:rsidRPr="00F20D05">
              <w:rPr>
                <w:rFonts w:eastAsia="Times New Roman" w:cs="Times New Roman"/>
                <w:color w:val="000000"/>
              </w:rPr>
              <w:t>1.</w:t>
            </w:r>
            <w:r>
              <w:rPr>
                <w:rFonts w:eastAsia="Times New Roman" w:cs="Times New Roman"/>
                <w:color w:val="000000"/>
              </w:rPr>
              <w:t>8</w:t>
            </w:r>
          </w:p>
        </w:tc>
        <w:tc>
          <w:tcPr>
            <w:tcW w:w="1347" w:type="dxa"/>
            <w:vAlign w:val="center"/>
          </w:tcPr>
          <w:p w14:paraId="5124A1A4" w14:textId="77777777" w:rsidR="00670BE3" w:rsidRPr="00F20D05" w:rsidRDefault="00670BE3" w:rsidP="00670BE3">
            <w:r w:rsidRPr="00F20D05">
              <w:rPr>
                <w:rFonts w:eastAsia="Times New Roman" w:cs="Times New Roman"/>
                <w:color w:val="000000"/>
              </w:rPr>
              <w:t>1.7</w:t>
            </w:r>
          </w:p>
        </w:tc>
        <w:tc>
          <w:tcPr>
            <w:tcW w:w="1384" w:type="dxa"/>
            <w:vAlign w:val="center"/>
          </w:tcPr>
          <w:p w14:paraId="0559E10E" w14:textId="3D7CAF01" w:rsidR="00670BE3" w:rsidRPr="00670BE3" w:rsidRDefault="00670BE3" w:rsidP="00670BE3">
            <w:r w:rsidRPr="00670BE3">
              <w:t>9.3</w:t>
            </w:r>
          </w:p>
        </w:tc>
        <w:tc>
          <w:tcPr>
            <w:tcW w:w="1418" w:type="dxa"/>
            <w:vAlign w:val="center"/>
          </w:tcPr>
          <w:p w14:paraId="641B8CB5" w14:textId="6D9826B0" w:rsidR="00670BE3" w:rsidRPr="00670BE3" w:rsidRDefault="00670BE3" w:rsidP="00670BE3">
            <w:r w:rsidRPr="00670BE3">
              <w:t>8.0</w:t>
            </w:r>
          </w:p>
        </w:tc>
        <w:tc>
          <w:tcPr>
            <w:tcW w:w="1417" w:type="dxa"/>
            <w:vAlign w:val="center"/>
          </w:tcPr>
          <w:p w14:paraId="0FF1E58E" w14:textId="77777777" w:rsidR="00670BE3" w:rsidRPr="00D64B90" w:rsidRDefault="00670BE3" w:rsidP="00670BE3">
            <w:pPr>
              <w:rPr>
                <w:rFonts w:eastAsia="Times New Roman" w:cs="Times New Roman"/>
                <w:color w:val="000000"/>
              </w:rPr>
            </w:pPr>
            <w:r>
              <w:rPr>
                <w:rFonts w:eastAsia="Times New Roman" w:cs="Times New Roman"/>
                <w:color w:val="000000"/>
              </w:rPr>
              <w:t>2.4</w:t>
            </w:r>
          </w:p>
        </w:tc>
        <w:tc>
          <w:tcPr>
            <w:tcW w:w="1418" w:type="dxa"/>
            <w:vAlign w:val="center"/>
          </w:tcPr>
          <w:p w14:paraId="4E003E58" w14:textId="77777777" w:rsidR="00670BE3" w:rsidRPr="00D64B90" w:rsidRDefault="00670BE3" w:rsidP="00670BE3">
            <w:pPr>
              <w:rPr>
                <w:rFonts w:eastAsia="Times New Roman" w:cs="Times New Roman"/>
                <w:color w:val="000000"/>
              </w:rPr>
            </w:pPr>
            <w:r>
              <w:rPr>
                <w:rFonts w:eastAsia="Times New Roman" w:cs="Times New Roman"/>
                <w:color w:val="000000"/>
              </w:rPr>
              <w:t>2.5</w:t>
            </w:r>
          </w:p>
        </w:tc>
      </w:tr>
      <w:tr w:rsidR="00670BE3" w14:paraId="53050329" w14:textId="77777777" w:rsidTr="00670BE3">
        <w:trPr>
          <w:trHeight w:val="421"/>
        </w:trPr>
        <w:tc>
          <w:tcPr>
            <w:tcW w:w="1101" w:type="dxa"/>
            <w:vMerge/>
            <w:vAlign w:val="center"/>
          </w:tcPr>
          <w:p w14:paraId="7F8BE2C1" w14:textId="77777777" w:rsidR="00670BE3" w:rsidRDefault="00670BE3" w:rsidP="00670BE3">
            <w:pPr>
              <w:jc w:val="center"/>
            </w:pPr>
          </w:p>
        </w:tc>
        <w:tc>
          <w:tcPr>
            <w:tcW w:w="708" w:type="dxa"/>
            <w:vMerge w:val="restart"/>
            <w:vAlign w:val="center"/>
          </w:tcPr>
          <w:p w14:paraId="34870977" w14:textId="77777777" w:rsidR="00670BE3" w:rsidRDefault="00670BE3" w:rsidP="00670BE3">
            <w:pPr>
              <w:jc w:val="center"/>
            </w:pPr>
            <w:r>
              <w:t>60</w:t>
            </w:r>
          </w:p>
        </w:tc>
        <w:tc>
          <w:tcPr>
            <w:tcW w:w="1134" w:type="dxa"/>
            <w:vAlign w:val="center"/>
          </w:tcPr>
          <w:p w14:paraId="3B82DDBE" w14:textId="77777777" w:rsidR="00670BE3" w:rsidRDefault="00670BE3" w:rsidP="00670BE3">
            <w:pPr>
              <w:jc w:val="center"/>
            </w:pPr>
            <w:r>
              <w:t>30</w:t>
            </w:r>
          </w:p>
        </w:tc>
        <w:tc>
          <w:tcPr>
            <w:tcW w:w="1418" w:type="dxa"/>
            <w:vAlign w:val="center"/>
          </w:tcPr>
          <w:p w14:paraId="26818EC0" w14:textId="77777777" w:rsidR="00670BE3" w:rsidRPr="00F20D05" w:rsidRDefault="00670BE3" w:rsidP="00670BE3">
            <w:r w:rsidRPr="00F20D05">
              <w:rPr>
                <w:rFonts w:eastAsia="Times New Roman" w:cs="Times New Roman"/>
                <w:color w:val="000000"/>
                <w:szCs w:val="24"/>
              </w:rPr>
              <w:t>47.16</w:t>
            </w:r>
          </w:p>
        </w:tc>
        <w:tc>
          <w:tcPr>
            <w:tcW w:w="1451" w:type="dxa"/>
            <w:vAlign w:val="center"/>
          </w:tcPr>
          <w:p w14:paraId="534E3597" w14:textId="77777777" w:rsidR="00670BE3" w:rsidRPr="00F20D05" w:rsidRDefault="00670BE3" w:rsidP="00670BE3">
            <w:r w:rsidRPr="00F20D05">
              <w:rPr>
                <w:rFonts w:eastAsia="Times New Roman" w:cs="Times New Roman"/>
                <w:color w:val="000000"/>
                <w:szCs w:val="24"/>
              </w:rPr>
              <w:t>2.04</w:t>
            </w:r>
          </w:p>
        </w:tc>
        <w:tc>
          <w:tcPr>
            <w:tcW w:w="1346" w:type="dxa"/>
            <w:vAlign w:val="center"/>
          </w:tcPr>
          <w:p w14:paraId="7A6AB386" w14:textId="77777777" w:rsidR="00670BE3" w:rsidRPr="00F20D05" w:rsidRDefault="00670BE3" w:rsidP="00670BE3">
            <w:r w:rsidRPr="00F20D05">
              <w:rPr>
                <w:rFonts w:eastAsia="Times New Roman" w:cs="Times New Roman"/>
                <w:color w:val="000000"/>
              </w:rPr>
              <w:t>2.</w:t>
            </w:r>
            <w:r>
              <w:rPr>
                <w:rFonts w:eastAsia="Times New Roman" w:cs="Times New Roman"/>
                <w:color w:val="000000"/>
              </w:rPr>
              <w:t>4</w:t>
            </w:r>
          </w:p>
        </w:tc>
        <w:tc>
          <w:tcPr>
            <w:tcW w:w="1347" w:type="dxa"/>
            <w:vAlign w:val="center"/>
          </w:tcPr>
          <w:p w14:paraId="6A761B6E" w14:textId="77777777" w:rsidR="00670BE3" w:rsidRPr="00F20D05" w:rsidRDefault="00670BE3" w:rsidP="00670BE3">
            <w:r w:rsidRPr="00F20D05">
              <w:rPr>
                <w:rFonts w:eastAsia="Times New Roman" w:cs="Times New Roman"/>
                <w:color w:val="000000"/>
              </w:rPr>
              <w:t>2.</w:t>
            </w:r>
            <w:r>
              <w:rPr>
                <w:rFonts w:eastAsia="Times New Roman" w:cs="Times New Roman"/>
                <w:color w:val="000000"/>
              </w:rPr>
              <w:t>3</w:t>
            </w:r>
          </w:p>
        </w:tc>
        <w:tc>
          <w:tcPr>
            <w:tcW w:w="1384" w:type="dxa"/>
            <w:vAlign w:val="center"/>
          </w:tcPr>
          <w:p w14:paraId="50073FA0" w14:textId="7352803E" w:rsidR="00670BE3" w:rsidRPr="00670BE3" w:rsidRDefault="00670BE3" w:rsidP="00670BE3">
            <w:r w:rsidRPr="00670BE3">
              <w:t>6.0</w:t>
            </w:r>
          </w:p>
        </w:tc>
        <w:tc>
          <w:tcPr>
            <w:tcW w:w="1418" w:type="dxa"/>
            <w:vAlign w:val="center"/>
          </w:tcPr>
          <w:p w14:paraId="4120AFD9" w14:textId="01111AF6" w:rsidR="00670BE3" w:rsidRPr="00670BE3" w:rsidRDefault="00670BE3" w:rsidP="00670BE3">
            <w:r w:rsidRPr="00670BE3">
              <w:t>5.2</w:t>
            </w:r>
          </w:p>
        </w:tc>
        <w:tc>
          <w:tcPr>
            <w:tcW w:w="1417" w:type="dxa"/>
            <w:vAlign w:val="center"/>
          </w:tcPr>
          <w:p w14:paraId="1E06DFB1" w14:textId="77777777" w:rsidR="00670BE3" w:rsidRPr="00D64B90" w:rsidRDefault="00670BE3" w:rsidP="00670BE3">
            <w:pPr>
              <w:rPr>
                <w:rFonts w:eastAsia="Times New Roman" w:cs="Times New Roman"/>
                <w:color w:val="000000"/>
              </w:rPr>
            </w:pPr>
            <w:r>
              <w:rPr>
                <w:rFonts w:eastAsia="Times New Roman" w:cs="Times New Roman"/>
                <w:color w:val="000000"/>
              </w:rPr>
              <w:t>1.6</w:t>
            </w:r>
          </w:p>
        </w:tc>
        <w:tc>
          <w:tcPr>
            <w:tcW w:w="1418" w:type="dxa"/>
            <w:vAlign w:val="center"/>
          </w:tcPr>
          <w:p w14:paraId="08C04433" w14:textId="77777777" w:rsidR="00670BE3" w:rsidRPr="00D64B90" w:rsidRDefault="00670BE3" w:rsidP="00670BE3">
            <w:pPr>
              <w:rPr>
                <w:rFonts w:eastAsia="Times New Roman" w:cs="Times New Roman"/>
                <w:color w:val="000000"/>
              </w:rPr>
            </w:pPr>
            <w:r>
              <w:rPr>
                <w:rFonts w:eastAsia="Times New Roman" w:cs="Times New Roman"/>
                <w:color w:val="000000"/>
              </w:rPr>
              <w:t>1.6</w:t>
            </w:r>
          </w:p>
        </w:tc>
      </w:tr>
      <w:tr w:rsidR="00670BE3" w14:paraId="0A355851" w14:textId="77777777" w:rsidTr="00670BE3">
        <w:trPr>
          <w:trHeight w:val="427"/>
        </w:trPr>
        <w:tc>
          <w:tcPr>
            <w:tcW w:w="1101" w:type="dxa"/>
            <w:vMerge/>
            <w:vAlign w:val="center"/>
          </w:tcPr>
          <w:p w14:paraId="0257234D" w14:textId="77777777" w:rsidR="00670BE3" w:rsidRDefault="00670BE3" w:rsidP="00670BE3">
            <w:pPr>
              <w:jc w:val="center"/>
            </w:pPr>
          </w:p>
        </w:tc>
        <w:tc>
          <w:tcPr>
            <w:tcW w:w="708" w:type="dxa"/>
            <w:vMerge/>
            <w:vAlign w:val="center"/>
          </w:tcPr>
          <w:p w14:paraId="63F1E78F" w14:textId="77777777" w:rsidR="00670BE3" w:rsidRDefault="00670BE3" w:rsidP="00670BE3">
            <w:pPr>
              <w:jc w:val="center"/>
            </w:pPr>
          </w:p>
        </w:tc>
        <w:tc>
          <w:tcPr>
            <w:tcW w:w="1134" w:type="dxa"/>
            <w:vAlign w:val="center"/>
          </w:tcPr>
          <w:p w14:paraId="524D47B2" w14:textId="77777777" w:rsidR="00670BE3" w:rsidRDefault="00670BE3" w:rsidP="00670BE3">
            <w:pPr>
              <w:jc w:val="center"/>
            </w:pPr>
            <w:r>
              <w:t>70</w:t>
            </w:r>
          </w:p>
        </w:tc>
        <w:tc>
          <w:tcPr>
            <w:tcW w:w="1418" w:type="dxa"/>
            <w:vAlign w:val="center"/>
          </w:tcPr>
          <w:p w14:paraId="79C453F9" w14:textId="77777777" w:rsidR="00670BE3" w:rsidRPr="00F20D05" w:rsidRDefault="00670BE3" w:rsidP="00670BE3">
            <w:r w:rsidRPr="00F20D05">
              <w:rPr>
                <w:rFonts w:eastAsia="Times New Roman" w:cs="Times New Roman"/>
                <w:color w:val="000000"/>
                <w:szCs w:val="24"/>
              </w:rPr>
              <w:t>46.98</w:t>
            </w:r>
          </w:p>
        </w:tc>
        <w:tc>
          <w:tcPr>
            <w:tcW w:w="1451" w:type="dxa"/>
            <w:vAlign w:val="center"/>
          </w:tcPr>
          <w:p w14:paraId="7BD66F44" w14:textId="77777777" w:rsidR="00670BE3" w:rsidRPr="00F20D05" w:rsidRDefault="00670BE3" w:rsidP="00670BE3">
            <w:r w:rsidRPr="00F20D05">
              <w:rPr>
                <w:rFonts w:eastAsia="Times New Roman" w:cs="Times New Roman"/>
                <w:color w:val="000000"/>
                <w:szCs w:val="24"/>
              </w:rPr>
              <w:t>2.04</w:t>
            </w:r>
          </w:p>
        </w:tc>
        <w:tc>
          <w:tcPr>
            <w:tcW w:w="1346" w:type="dxa"/>
            <w:vAlign w:val="center"/>
          </w:tcPr>
          <w:p w14:paraId="6C776EA0" w14:textId="77777777" w:rsidR="00670BE3" w:rsidRPr="00F20D05" w:rsidRDefault="00670BE3" w:rsidP="00670BE3">
            <w:r w:rsidRPr="00F20D05">
              <w:rPr>
                <w:rFonts w:eastAsia="Times New Roman" w:cs="Times New Roman"/>
                <w:color w:val="000000"/>
              </w:rPr>
              <w:t>2.7</w:t>
            </w:r>
          </w:p>
        </w:tc>
        <w:tc>
          <w:tcPr>
            <w:tcW w:w="1347" w:type="dxa"/>
            <w:vAlign w:val="center"/>
          </w:tcPr>
          <w:p w14:paraId="3CDBD1C2" w14:textId="77777777" w:rsidR="00670BE3" w:rsidRPr="00F20D05" w:rsidRDefault="00670BE3" w:rsidP="00670BE3">
            <w:r>
              <w:rPr>
                <w:rFonts w:eastAsia="Times New Roman" w:cs="Times New Roman"/>
                <w:color w:val="000000"/>
              </w:rPr>
              <w:t>2.7</w:t>
            </w:r>
          </w:p>
        </w:tc>
        <w:tc>
          <w:tcPr>
            <w:tcW w:w="1384" w:type="dxa"/>
            <w:vAlign w:val="center"/>
          </w:tcPr>
          <w:p w14:paraId="580ACD07" w14:textId="3F0EC448" w:rsidR="00670BE3" w:rsidRPr="00670BE3" w:rsidRDefault="00670BE3" w:rsidP="00670BE3">
            <w:r w:rsidRPr="00670BE3">
              <w:t>13.7</w:t>
            </w:r>
          </w:p>
        </w:tc>
        <w:tc>
          <w:tcPr>
            <w:tcW w:w="1418" w:type="dxa"/>
            <w:vAlign w:val="center"/>
          </w:tcPr>
          <w:p w14:paraId="31685F4F" w14:textId="08440DF0" w:rsidR="00670BE3" w:rsidRPr="00670BE3" w:rsidRDefault="00670BE3" w:rsidP="00670BE3">
            <w:r w:rsidRPr="00670BE3">
              <w:t>11.8</w:t>
            </w:r>
          </w:p>
        </w:tc>
        <w:tc>
          <w:tcPr>
            <w:tcW w:w="1417" w:type="dxa"/>
            <w:vAlign w:val="center"/>
          </w:tcPr>
          <w:p w14:paraId="0C1D2468" w14:textId="77777777" w:rsidR="00670BE3" w:rsidRPr="00D64B90" w:rsidRDefault="00670BE3" w:rsidP="00670BE3">
            <w:pPr>
              <w:rPr>
                <w:rFonts w:eastAsia="Times New Roman" w:cs="Times New Roman"/>
                <w:color w:val="000000"/>
              </w:rPr>
            </w:pPr>
            <w:r>
              <w:rPr>
                <w:rFonts w:eastAsia="Times New Roman" w:cs="Times New Roman"/>
                <w:color w:val="000000"/>
              </w:rPr>
              <w:t>3.5</w:t>
            </w:r>
          </w:p>
        </w:tc>
        <w:tc>
          <w:tcPr>
            <w:tcW w:w="1418" w:type="dxa"/>
            <w:vAlign w:val="center"/>
          </w:tcPr>
          <w:p w14:paraId="550A60ED" w14:textId="77777777" w:rsidR="00670BE3" w:rsidRPr="00D64B90" w:rsidRDefault="00670BE3" w:rsidP="00670BE3">
            <w:pPr>
              <w:rPr>
                <w:rFonts w:eastAsia="Times New Roman" w:cs="Times New Roman"/>
                <w:color w:val="000000"/>
              </w:rPr>
            </w:pPr>
            <w:r>
              <w:rPr>
                <w:rFonts w:eastAsia="Times New Roman" w:cs="Times New Roman"/>
                <w:color w:val="000000"/>
              </w:rPr>
              <w:t>3.6</w:t>
            </w:r>
          </w:p>
        </w:tc>
      </w:tr>
      <w:tr w:rsidR="00670BE3" w14:paraId="544398BD" w14:textId="77777777" w:rsidTr="00670BE3">
        <w:trPr>
          <w:trHeight w:val="404"/>
        </w:trPr>
        <w:tc>
          <w:tcPr>
            <w:tcW w:w="1101" w:type="dxa"/>
            <w:vMerge/>
            <w:vAlign w:val="center"/>
          </w:tcPr>
          <w:p w14:paraId="3B89C456" w14:textId="77777777" w:rsidR="00670BE3" w:rsidRDefault="00670BE3" w:rsidP="00670BE3">
            <w:pPr>
              <w:jc w:val="center"/>
            </w:pPr>
          </w:p>
        </w:tc>
        <w:tc>
          <w:tcPr>
            <w:tcW w:w="708" w:type="dxa"/>
            <w:vMerge w:val="restart"/>
            <w:vAlign w:val="center"/>
          </w:tcPr>
          <w:p w14:paraId="2F3DF7D3" w14:textId="77777777" w:rsidR="00670BE3" w:rsidRDefault="00670BE3" w:rsidP="00670BE3">
            <w:pPr>
              <w:jc w:val="center"/>
            </w:pPr>
            <w:r>
              <w:t>80</w:t>
            </w:r>
          </w:p>
        </w:tc>
        <w:tc>
          <w:tcPr>
            <w:tcW w:w="1134" w:type="dxa"/>
            <w:vAlign w:val="center"/>
          </w:tcPr>
          <w:p w14:paraId="775938A9" w14:textId="77777777" w:rsidR="00670BE3" w:rsidRDefault="00670BE3" w:rsidP="00670BE3">
            <w:pPr>
              <w:jc w:val="center"/>
            </w:pPr>
            <w:r>
              <w:t>30</w:t>
            </w:r>
          </w:p>
        </w:tc>
        <w:tc>
          <w:tcPr>
            <w:tcW w:w="1418" w:type="dxa"/>
            <w:vAlign w:val="center"/>
          </w:tcPr>
          <w:p w14:paraId="34DF9186" w14:textId="77777777" w:rsidR="00670BE3" w:rsidRPr="00F20D05" w:rsidRDefault="00670BE3" w:rsidP="00670BE3">
            <w:r w:rsidRPr="00F20D05">
              <w:rPr>
                <w:rFonts w:eastAsia="Times New Roman" w:cs="Times New Roman"/>
                <w:color w:val="000000"/>
                <w:szCs w:val="24"/>
              </w:rPr>
              <w:t>46.37</w:t>
            </w:r>
          </w:p>
        </w:tc>
        <w:tc>
          <w:tcPr>
            <w:tcW w:w="1451" w:type="dxa"/>
            <w:vAlign w:val="center"/>
          </w:tcPr>
          <w:p w14:paraId="7FDE8B55" w14:textId="77777777" w:rsidR="00670BE3" w:rsidRPr="00F20D05" w:rsidRDefault="00670BE3" w:rsidP="00670BE3">
            <w:r w:rsidRPr="00F20D05">
              <w:rPr>
                <w:rFonts w:eastAsia="Times New Roman" w:cs="Times New Roman"/>
                <w:color w:val="000000"/>
                <w:szCs w:val="24"/>
              </w:rPr>
              <w:t>2.01</w:t>
            </w:r>
          </w:p>
        </w:tc>
        <w:tc>
          <w:tcPr>
            <w:tcW w:w="1346" w:type="dxa"/>
            <w:vAlign w:val="center"/>
          </w:tcPr>
          <w:p w14:paraId="17942AED" w14:textId="77777777" w:rsidR="00670BE3" w:rsidRPr="00F20D05" w:rsidRDefault="00670BE3" w:rsidP="00670BE3">
            <w:r>
              <w:rPr>
                <w:rFonts w:eastAsia="Times New Roman" w:cs="Times New Roman"/>
                <w:color w:val="000000"/>
              </w:rPr>
              <w:t>4.0</w:t>
            </w:r>
          </w:p>
        </w:tc>
        <w:tc>
          <w:tcPr>
            <w:tcW w:w="1347" w:type="dxa"/>
            <w:vAlign w:val="center"/>
          </w:tcPr>
          <w:p w14:paraId="2A3F8111" w14:textId="77777777" w:rsidR="00670BE3" w:rsidRPr="00F20D05" w:rsidRDefault="00670BE3" w:rsidP="00670BE3">
            <w:r w:rsidRPr="00F20D05">
              <w:rPr>
                <w:rFonts w:eastAsia="Times New Roman" w:cs="Times New Roman"/>
                <w:color w:val="000000"/>
              </w:rPr>
              <w:t>3.</w:t>
            </w:r>
            <w:r>
              <w:rPr>
                <w:rFonts w:eastAsia="Times New Roman" w:cs="Times New Roman"/>
                <w:color w:val="000000"/>
              </w:rPr>
              <w:t>9</w:t>
            </w:r>
          </w:p>
        </w:tc>
        <w:tc>
          <w:tcPr>
            <w:tcW w:w="1384" w:type="dxa"/>
            <w:vAlign w:val="center"/>
          </w:tcPr>
          <w:p w14:paraId="61474124" w14:textId="348CDE71" w:rsidR="00670BE3" w:rsidRPr="00670BE3" w:rsidRDefault="00670BE3" w:rsidP="00670BE3">
            <w:r w:rsidRPr="00670BE3">
              <w:t>8.0</w:t>
            </w:r>
          </w:p>
        </w:tc>
        <w:tc>
          <w:tcPr>
            <w:tcW w:w="1418" w:type="dxa"/>
            <w:vAlign w:val="center"/>
          </w:tcPr>
          <w:p w14:paraId="059AE55D" w14:textId="35D75701" w:rsidR="00670BE3" w:rsidRPr="00670BE3" w:rsidRDefault="00670BE3" w:rsidP="00670BE3">
            <w:r w:rsidRPr="00670BE3">
              <w:t>6.9</w:t>
            </w:r>
          </w:p>
        </w:tc>
        <w:tc>
          <w:tcPr>
            <w:tcW w:w="1417" w:type="dxa"/>
            <w:vAlign w:val="center"/>
          </w:tcPr>
          <w:p w14:paraId="225DC7C0" w14:textId="77777777" w:rsidR="00670BE3" w:rsidRPr="00D64B90" w:rsidRDefault="00670BE3" w:rsidP="00670BE3">
            <w:pPr>
              <w:rPr>
                <w:rFonts w:eastAsia="Times New Roman" w:cs="Times New Roman"/>
                <w:color w:val="000000"/>
              </w:rPr>
            </w:pPr>
            <w:r>
              <w:rPr>
                <w:rFonts w:eastAsia="Times New Roman" w:cs="Times New Roman"/>
                <w:color w:val="000000"/>
              </w:rPr>
              <w:t>2.1</w:t>
            </w:r>
          </w:p>
        </w:tc>
        <w:tc>
          <w:tcPr>
            <w:tcW w:w="1418" w:type="dxa"/>
            <w:vAlign w:val="center"/>
          </w:tcPr>
          <w:p w14:paraId="02C4D59D" w14:textId="77777777" w:rsidR="00670BE3" w:rsidRPr="00D64B90" w:rsidRDefault="00670BE3" w:rsidP="00670BE3">
            <w:pPr>
              <w:rPr>
                <w:rFonts w:eastAsia="Times New Roman" w:cs="Times New Roman"/>
                <w:color w:val="000000"/>
              </w:rPr>
            </w:pPr>
            <w:r>
              <w:rPr>
                <w:rFonts w:eastAsia="Times New Roman" w:cs="Times New Roman"/>
                <w:color w:val="000000"/>
              </w:rPr>
              <w:t>2.1</w:t>
            </w:r>
          </w:p>
        </w:tc>
      </w:tr>
      <w:tr w:rsidR="00670BE3" w14:paraId="0FA79053" w14:textId="77777777" w:rsidTr="00670BE3">
        <w:trPr>
          <w:trHeight w:val="411"/>
        </w:trPr>
        <w:tc>
          <w:tcPr>
            <w:tcW w:w="1101" w:type="dxa"/>
            <w:vMerge/>
            <w:vAlign w:val="center"/>
          </w:tcPr>
          <w:p w14:paraId="4047670D" w14:textId="77777777" w:rsidR="00670BE3" w:rsidRDefault="00670BE3" w:rsidP="00670BE3">
            <w:pPr>
              <w:jc w:val="center"/>
            </w:pPr>
          </w:p>
        </w:tc>
        <w:tc>
          <w:tcPr>
            <w:tcW w:w="708" w:type="dxa"/>
            <w:vMerge/>
            <w:vAlign w:val="center"/>
          </w:tcPr>
          <w:p w14:paraId="0E4926C8" w14:textId="77777777" w:rsidR="00670BE3" w:rsidRDefault="00670BE3" w:rsidP="00670BE3">
            <w:pPr>
              <w:jc w:val="center"/>
            </w:pPr>
          </w:p>
        </w:tc>
        <w:tc>
          <w:tcPr>
            <w:tcW w:w="1134" w:type="dxa"/>
            <w:vAlign w:val="center"/>
          </w:tcPr>
          <w:p w14:paraId="27617DF5" w14:textId="77777777" w:rsidR="00670BE3" w:rsidRDefault="00670BE3" w:rsidP="00670BE3">
            <w:pPr>
              <w:jc w:val="center"/>
            </w:pPr>
            <w:r>
              <w:t>70</w:t>
            </w:r>
          </w:p>
        </w:tc>
        <w:tc>
          <w:tcPr>
            <w:tcW w:w="1418" w:type="dxa"/>
            <w:vAlign w:val="center"/>
          </w:tcPr>
          <w:p w14:paraId="6229D56D" w14:textId="77777777" w:rsidR="00670BE3" w:rsidRPr="00F20D05" w:rsidRDefault="00670BE3" w:rsidP="00670BE3">
            <w:r w:rsidRPr="00F20D05">
              <w:rPr>
                <w:rFonts w:eastAsia="Times New Roman" w:cs="Times New Roman"/>
                <w:color w:val="000000"/>
                <w:szCs w:val="24"/>
              </w:rPr>
              <w:t>45.78</w:t>
            </w:r>
          </w:p>
        </w:tc>
        <w:tc>
          <w:tcPr>
            <w:tcW w:w="1451" w:type="dxa"/>
            <w:vAlign w:val="center"/>
          </w:tcPr>
          <w:p w14:paraId="79EDA3FD" w14:textId="77777777" w:rsidR="00670BE3" w:rsidRPr="00F20D05" w:rsidRDefault="00670BE3" w:rsidP="00670BE3">
            <w:r w:rsidRPr="00F20D05">
              <w:rPr>
                <w:rFonts w:eastAsia="Times New Roman" w:cs="Times New Roman"/>
                <w:color w:val="000000"/>
                <w:szCs w:val="24"/>
              </w:rPr>
              <w:t>1.99</w:t>
            </w:r>
          </w:p>
        </w:tc>
        <w:tc>
          <w:tcPr>
            <w:tcW w:w="1346" w:type="dxa"/>
            <w:vAlign w:val="center"/>
          </w:tcPr>
          <w:p w14:paraId="2CB9289B" w14:textId="77777777" w:rsidR="00670BE3" w:rsidRPr="00F20D05" w:rsidRDefault="00670BE3" w:rsidP="00670BE3">
            <w:r w:rsidRPr="00F20D05">
              <w:rPr>
                <w:rFonts w:eastAsia="Times New Roman" w:cs="Times New Roman"/>
                <w:color w:val="000000"/>
              </w:rPr>
              <w:t>5.2</w:t>
            </w:r>
          </w:p>
        </w:tc>
        <w:tc>
          <w:tcPr>
            <w:tcW w:w="1347" w:type="dxa"/>
            <w:vAlign w:val="center"/>
          </w:tcPr>
          <w:p w14:paraId="56579A59" w14:textId="77777777" w:rsidR="00670BE3" w:rsidRPr="00F20D05" w:rsidRDefault="00670BE3" w:rsidP="00670BE3">
            <w:r w:rsidRPr="00F20D05">
              <w:rPr>
                <w:rFonts w:eastAsia="Times New Roman" w:cs="Times New Roman"/>
                <w:color w:val="000000"/>
              </w:rPr>
              <w:t>5.</w:t>
            </w:r>
            <w:r>
              <w:rPr>
                <w:rFonts w:eastAsia="Times New Roman" w:cs="Times New Roman"/>
                <w:color w:val="000000"/>
              </w:rPr>
              <w:t>1</w:t>
            </w:r>
          </w:p>
        </w:tc>
        <w:tc>
          <w:tcPr>
            <w:tcW w:w="1384" w:type="dxa"/>
            <w:vAlign w:val="center"/>
          </w:tcPr>
          <w:p w14:paraId="79C93294" w14:textId="1B3E5830" w:rsidR="00670BE3" w:rsidRPr="00670BE3" w:rsidRDefault="00670BE3" w:rsidP="00670BE3">
            <w:r w:rsidRPr="00670BE3">
              <w:t>17.9</w:t>
            </w:r>
          </w:p>
        </w:tc>
        <w:tc>
          <w:tcPr>
            <w:tcW w:w="1418" w:type="dxa"/>
            <w:vAlign w:val="center"/>
          </w:tcPr>
          <w:p w14:paraId="36A64756" w14:textId="213183CA" w:rsidR="00670BE3" w:rsidRPr="00670BE3" w:rsidRDefault="00670BE3" w:rsidP="00670BE3">
            <w:r w:rsidRPr="00670BE3">
              <w:t>15.5</w:t>
            </w:r>
          </w:p>
        </w:tc>
        <w:tc>
          <w:tcPr>
            <w:tcW w:w="1417" w:type="dxa"/>
            <w:vAlign w:val="center"/>
          </w:tcPr>
          <w:p w14:paraId="240B738E" w14:textId="77777777" w:rsidR="00670BE3" w:rsidRPr="00D64B90" w:rsidRDefault="00670BE3" w:rsidP="00670BE3">
            <w:pPr>
              <w:rPr>
                <w:rFonts w:eastAsia="Times New Roman" w:cs="Times New Roman"/>
                <w:color w:val="000000"/>
              </w:rPr>
            </w:pPr>
            <w:r>
              <w:rPr>
                <w:rFonts w:eastAsia="Times New Roman" w:cs="Times New Roman"/>
                <w:color w:val="000000"/>
              </w:rPr>
              <w:t>4.6</w:t>
            </w:r>
          </w:p>
        </w:tc>
        <w:tc>
          <w:tcPr>
            <w:tcW w:w="1418" w:type="dxa"/>
            <w:vAlign w:val="center"/>
          </w:tcPr>
          <w:p w14:paraId="665CC2BC" w14:textId="77777777" w:rsidR="00670BE3" w:rsidRPr="00D64B90" w:rsidRDefault="00670BE3" w:rsidP="00670BE3">
            <w:pPr>
              <w:rPr>
                <w:rFonts w:eastAsia="Times New Roman" w:cs="Times New Roman"/>
                <w:color w:val="000000"/>
              </w:rPr>
            </w:pPr>
            <w:r>
              <w:rPr>
                <w:rFonts w:eastAsia="Times New Roman" w:cs="Times New Roman"/>
                <w:color w:val="000000"/>
              </w:rPr>
              <w:t>4.8</w:t>
            </w:r>
          </w:p>
        </w:tc>
      </w:tr>
      <w:tr w:rsidR="00670BE3" w14:paraId="67C2580E" w14:textId="77777777" w:rsidTr="00670BE3">
        <w:trPr>
          <w:trHeight w:val="417"/>
        </w:trPr>
        <w:tc>
          <w:tcPr>
            <w:tcW w:w="1101" w:type="dxa"/>
            <w:vMerge w:val="restart"/>
            <w:vAlign w:val="center"/>
          </w:tcPr>
          <w:p w14:paraId="2A587474" w14:textId="77777777" w:rsidR="00670BE3" w:rsidRDefault="00670BE3" w:rsidP="00670BE3">
            <w:pPr>
              <w:jc w:val="center"/>
            </w:pPr>
            <w:r>
              <w:t>Post-infection</w:t>
            </w:r>
          </w:p>
        </w:tc>
        <w:tc>
          <w:tcPr>
            <w:tcW w:w="708" w:type="dxa"/>
            <w:vMerge w:val="restart"/>
            <w:vAlign w:val="center"/>
          </w:tcPr>
          <w:p w14:paraId="1E7857BD" w14:textId="77777777" w:rsidR="00670BE3" w:rsidRDefault="00670BE3" w:rsidP="00670BE3">
            <w:pPr>
              <w:jc w:val="center"/>
            </w:pPr>
            <w:r>
              <w:t>40</w:t>
            </w:r>
          </w:p>
        </w:tc>
        <w:tc>
          <w:tcPr>
            <w:tcW w:w="1134" w:type="dxa"/>
            <w:vAlign w:val="center"/>
          </w:tcPr>
          <w:p w14:paraId="09CAC016" w14:textId="77777777" w:rsidR="00670BE3" w:rsidRDefault="00670BE3" w:rsidP="00670BE3">
            <w:pPr>
              <w:jc w:val="center"/>
            </w:pPr>
            <w:r>
              <w:t>30</w:t>
            </w:r>
          </w:p>
        </w:tc>
        <w:tc>
          <w:tcPr>
            <w:tcW w:w="1418" w:type="dxa"/>
            <w:vAlign w:val="center"/>
          </w:tcPr>
          <w:p w14:paraId="4237B7FA" w14:textId="77777777" w:rsidR="00670BE3" w:rsidRPr="00F20D05" w:rsidRDefault="00670BE3" w:rsidP="00670BE3">
            <w:r w:rsidRPr="00F20D05">
              <w:rPr>
                <w:rFonts w:eastAsia="Times New Roman" w:cs="Times New Roman"/>
                <w:color w:val="000000"/>
                <w:szCs w:val="24"/>
              </w:rPr>
              <w:t>45.87</w:t>
            </w:r>
          </w:p>
        </w:tc>
        <w:tc>
          <w:tcPr>
            <w:tcW w:w="1451" w:type="dxa"/>
            <w:vAlign w:val="center"/>
          </w:tcPr>
          <w:p w14:paraId="6E99BD32" w14:textId="77777777" w:rsidR="00670BE3" w:rsidRPr="00F20D05" w:rsidRDefault="00670BE3" w:rsidP="00670BE3">
            <w:r w:rsidRPr="00F20D05">
              <w:rPr>
                <w:rFonts w:eastAsia="Times New Roman" w:cs="Times New Roman"/>
                <w:color w:val="000000"/>
                <w:szCs w:val="24"/>
              </w:rPr>
              <w:t>1.98</w:t>
            </w:r>
          </w:p>
        </w:tc>
        <w:tc>
          <w:tcPr>
            <w:tcW w:w="1346" w:type="dxa"/>
            <w:vAlign w:val="center"/>
          </w:tcPr>
          <w:p w14:paraId="1AFC1D07" w14:textId="77777777" w:rsidR="00670BE3" w:rsidRPr="00F20D05" w:rsidRDefault="00670BE3" w:rsidP="00670BE3">
            <w:r w:rsidRPr="00F20D05">
              <w:rPr>
                <w:rFonts w:eastAsia="Times New Roman" w:cs="Times New Roman"/>
                <w:color w:val="000000"/>
              </w:rPr>
              <w:t>5.0</w:t>
            </w:r>
          </w:p>
        </w:tc>
        <w:tc>
          <w:tcPr>
            <w:tcW w:w="1347" w:type="dxa"/>
            <w:vAlign w:val="center"/>
          </w:tcPr>
          <w:p w14:paraId="54F264BE" w14:textId="77777777" w:rsidR="00670BE3" w:rsidRPr="00F20D05" w:rsidRDefault="00670BE3" w:rsidP="00670BE3">
            <w:r w:rsidRPr="00F20D05">
              <w:rPr>
                <w:rFonts w:eastAsia="Times New Roman" w:cs="Times New Roman"/>
                <w:color w:val="000000"/>
              </w:rPr>
              <w:t>5.2</w:t>
            </w:r>
          </w:p>
        </w:tc>
        <w:tc>
          <w:tcPr>
            <w:tcW w:w="1384" w:type="dxa"/>
            <w:vAlign w:val="center"/>
          </w:tcPr>
          <w:p w14:paraId="720FA6A3" w14:textId="41C9F9B0" w:rsidR="00670BE3" w:rsidRPr="00670BE3" w:rsidRDefault="00670BE3" w:rsidP="00670BE3">
            <w:r w:rsidRPr="00670BE3">
              <w:t>11.4</w:t>
            </w:r>
          </w:p>
        </w:tc>
        <w:tc>
          <w:tcPr>
            <w:tcW w:w="1418" w:type="dxa"/>
            <w:vAlign w:val="center"/>
          </w:tcPr>
          <w:p w14:paraId="5D789E58" w14:textId="0399A405" w:rsidR="00670BE3" w:rsidRPr="00670BE3" w:rsidRDefault="00670BE3" w:rsidP="00670BE3">
            <w:r w:rsidRPr="00670BE3">
              <w:t>10.1</w:t>
            </w:r>
          </w:p>
        </w:tc>
        <w:tc>
          <w:tcPr>
            <w:tcW w:w="1417" w:type="dxa"/>
            <w:vAlign w:val="center"/>
          </w:tcPr>
          <w:p w14:paraId="775F7BCB" w14:textId="77777777" w:rsidR="00670BE3" w:rsidRPr="00D64B90" w:rsidRDefault="00670BE3" w:rsidP="00670BE3">
            <w:pPr>
              <w:rPr>
                <w:rFonts w:eastAsia="Times New Roman" w:cs="Times New Roman"/>
                <w:color w:val="000000"/>
              </w:rPr>
            </w:pPr>
            <w:r>
              <w:rPr>
                <w:rFonts w:eastAsia="Times New Roman" w:cs="Times New Roman"/>
                <w:color w:val="000000"/>
              </w:rPr>
              <w:t>4.7</w:t>
            </w:r>
          </w:p>
        </w:tc>
        <w:tc>
          <w:tcPr>
            <w:tcW w:w="1418" w:type="dxa"/>
            <w:vAlign w:val="center"/>
          </w:tcPr>
          <w:p w14:paraId="251D152E" w14:textId="77777777" w:rsidR="00670BE3" w:rsidRPr="00D64B90" w:rsidRDefault="00670BE3" w:rsidP="00670BE3">
            <w:pPr>
              <w:rPr>
                <w:rFonts w:eastAsia="Times New Roman" w:cs="Times New Roman"/>
                <w:color w:val="000000"/>
              </w:rPr>
            </w:pPr>
            <w:r>
              <w:rPr>
                <w:rFonts w:eastAsia="Times New Roman" w:cs="Times New Roman"/>
                <w:color w:val="000000"/>
              </w:rPr>
              <w:t>5.1</w:t>
            </w:r>
          </w:p>
        </w:tc>
      </w:tr>
      <w:tr w:rsidR="00670BE3" w14:paraId="79647697" w14:textId="77777777" w:rsidTr="00670BE3">
        <w:trPr>
          <w:trHeight w:val="423"/>
        </w:trPr>
        <w:tc>
          <w:tcPr>
            <w:tcW w:w="1101" w:type="dxa"/>
            <w:vMerge/>
            <w:vAlign w:val="center"/>
          </w:tcPr>
          <w:p w14:paraId="25B902D4" w14:textId="77777777" w:rsidR="00670BE3" w:rsidRDefault="00670BE3" w:rsidP="00670BE3">
            <w:pPr>
              <w:jc w:val="center"/>
            </w:pPr>
          </w:p>
        </w:tc>
        <w:tc>
          <w:tcPr>
            <w:tcW w:w="708" w:type="dxa"/>
            <w:vMerge/>
            <w:vAlign w:val="center"/>
          </w:tcPr>
          <w:p w14:paraId="45AE4E84" w14:textId="77777777" w:rsidR="00670BE3" w:rsidRDefault="00670BE3" w:rsidP="00670BE3">
            <w:pPr>
              <w:jc w:val="center"/>
            </w:pPr>
          </w:p>
        </w:tc>
        <w:tc>
          <w:tcPr>
            <w:tcW w:w="1134" w:type="dxa"/>
            <w:vAlign w:val="center"/>
          </w:tcPr>
          <w:p w14:paraId="4B06ED14" w14:textId="77777777" w:rsidR="00670BE3" w:rsidRDefault="00670BE3" w:rsidP="00670BE3">
            <w:pPr>
              <w:jc w:val="center"/>
            </w:pPr>
            <w:r>
              <w:t>70</w:t>
            </w:r>
          </w:p>
        </w:tc>
        <w:tc>
          <w:tcPr>
            <w:tcW w:w="1418" w:type="dxa"/>
            <w:vAlign w:val="center"/>
          </w:tcPr>
          <w:p w14:paraId="63C1EAE9" w14:textId="77777777" w:rsidR="00670BE3" w:rsidRPr="00F20D05" w:rsidRDefault="00670BE3" w:rsidP="00670BE3">
            <w:r w:rsidRPr="00F20D05">
              <w:rPr>
                <w:rFonts w:eastAsia="Times New Roman" w:cs="Times New Roman"/>
                <w:color w:val="000000"/>
                <w:szCs w:val="24"/>
              </w:rPr>
              <w:t>44.70</w:t>
            </w:r>
          </w:p>
        </w:tc>
        <w:tc>
          <w:tcPr>
            <w:tcW w:w="1451" w:type="dxa"/>
            <w:vAlign w:val="center"/>
          </w:tcPr>
          <w:p w14:paraId="215DD3E6" w14:textId="77777777" w:rsidR="00670BE3" w:rsidRPr="00F20D05" w:rsidRDefault="00670BE3" w:rsidP="00670BE3">
            <w:r w:rsidRPr="00F20D05">
              <w:rPr>
                <w:rFonts w:eastAsia="Times New Roman" w:cs="Times New Roman"/>
                <w:color w:val="000000"/>
                <w:szCs w:val="24"/>
              </w:rPr>
              <w:t>1.93</w:t>
            </w:r>
          </w:p>
        </w:tc>
        <w:tc>
          <w:tcPr>
            <w:tcW w:w="1346" w:type="dxa"/>
            <w:vAlign w:val="center"/>
          </w:tcPr>
          <w:p w14:paraId="2796DD92" w14:textId="77777777" w:rsidR="00670BE3" w:rsidRPr="00F20D05" w:rsidRDefault="00670BE3" w:rsidP="00670BE3">
            <w:r w:rsidRPr="00F20D05">
              <w:rPr>
                <w:rFonts w:eastAsia="Times New Roman" w:cs="Times New Roman"/>
                <w:color w:val="000000"/>
              </w:rPr>
              <w:t>7.</w:t>
            </w:r>
            <w:r>
              <w:rPr>
                <w:rFonts w:eastAsia="Times New Roman" w:cs="Times New Roman"/>
                <w:color w:val="000000"/>
              </w:rPr>
              <w:t>5</w:t>
            </w:r>
          </w:p>
        </w:tc>
        <w:tc>
          <w:tcPr>
            <w:tcW w:w="1347" w:type="dxa"/>
            <w:vAlign w:val="center"/>
          </w:tcPr>
          <w:p w14:paraId="61BEFAA9" w14:textId="77777777" w:rsidR="00670BE3" w:rsidRPr="00F20D05" w:rsidRDefault="00670BE3" w:rsidP="00670BE3">
            <w:r w:rsidRPr="00F20D05">
              <w:rPr>
                <w:rFonts w:eastAsia="Times New Roman" w:cs="Times New Roman"/>
                <w:color w:val="000000"/>
              </w:rPr>
              <w:t>7.</w:t>
            </w:r>
            <w:r>
              <w:rPr>
                <w:rFonts w:eastAsia="Times New Roman" w:cs="Times New Roman"/>
                <w:color w:val="000000"/>
              </w:rPr>
              <w:t>8</w:t>
            </w:r>
          </w:p>
        </w:tc>
        <w:tc>
          <w:tcPr>
            <w:tcW w:w="1384" w:type="dxa"/>
            <w:vAlign w:val="center"/>
          </w:tcPr>
          <w:p w14:paraId="76A31050" w14:textId="7C7C9D04" w:rsidR="00670BE3" w:rsidRPr="00670BE3" w:rsidRDefault="00670BE3" w:rsidP="00670BE3">
            <w:r w:rsidRPr="00670BE3">
              <w:t>25.7</w:t>
            </w:r>
          </w:p>
        </w:tc>
        <w:tc>
          <w:tcPr>
            <w:tcW w:w="1418" w:type="dxa"/>
            <w:vAlign w:val="center"/>
          </w:tcPr>
          <w:p w14:paraId="68B5D4FB" w14:textId="3835F9CE" w:rsidR="00670BE3" w:rsidRPr="00670BE3" w:rsidRDefault="00670BE3" w:rsidP="00670BE3">
            <w:r w:rsidRPr="00670BE3">
              <w:t>22.8</w:t>
            </w:r>
          </w:p>
        </w:tc>
        <w:tc>
          <w:tcPr>
            <w:tcW w:w="1417" w:type="dxa"/>
            <w:vAlign w:val="center"/>
          </w:tcPr>
          <w:p w14:paraId="22B88E35" w14:textId="77777777" w:rsidR="00670BE3" w:rsidRPr="00D64B90" w:rsidRDefault="00670BE3" w:rsidP="00670BE3">
            <w:pPr>
              <w:rPr>
                <w:rFonts w:eastAsia="Times New Roman" w:cs="Times New Roman"/>
                <w:color w:val="000000"/>
              </w:rPr>
            </w:pPr>
            <w:r>
              <w:rPr>
                <w:rFonts w:eastAsia="Times New Roman" w:cs="Times New Roman"/>
                <w:color w:val="000000"/>
              </w:rPr>
              <w:t>10.5</w:t>
            </w:r>
          </w:p>
        </w:tc>
        <w:tc>
          <w:tcPr>
            <w:tcW w:w="1418" w:type="dxa"/>
            <w:vAlign w:val="center"/>
          </w:tcPr>
          <w:p w14:paraId="1D3445BF" w14:textId="77777777" w:rsidR="00670BE3" w:rsidRPr="00D64B90" w:rsidRDefault="00670BE3" w:rsidP="00670BE3">
            <w:pPr>
              <w:rPr>
                <w:rFonts w:eastAsia="Times New Roman" w:cs="Times New Roman"/>
                <w:color w:val="000000"/>
              </w:rPr>
            </w:pPr>
            <w:r>
              <w:rPr>
                <w:rFonts w:eastAsia="Times New Roman" w:cs="Times New Roman"/>
                <w:color w:val="000000"/>
              </w:rPr>
              <w:t>11.4</w:t>
            </w:r>
          </w:p>
        </w:tc>
      </w:tr>
      <w:tr w:rsidR="00670BE3" w14:paraId="47AD02D7" w14:textId="77777777" w:rsidTr="00670BE3">
        <w:trPr>
          <w:trHeight w:val="414"/>
        </w:trPr>
        <w:tc>
          <w:tcPr>
            <w:tcW w:w="1101" w:type="dxa"/>
            <w:vMerge/>
            <w:vAlign w:val="center"/>
          </w:tcPr>
          <w:p w14:paraId="1E2686A1" w14:textId="77777777" w:rsidR="00670BE3" w:rsidRDefault="00670BE3" w:rsidP="00670BE3">
            <w:pPr>
              <w:jc w:val="center"/>
            </w:pPr>
          </w:p>
        </w:tc>
        <w:tc>
          <w:tcPr>
            <w:tcW w:w="708" w:type="dxa"/>
            <w:vMerge w:val="restart"/>
            <w:vAlign w:val="center"/>
          </w:tcPr>
          <w:p w14:paraId="4707870F" w14:textId="77777777" w:rsidR="00670BE3" w:rsidRDefault="00670BE3" w:rsidP="00670BE3">
            <w:pPr>
              <w:jc w:val="center"/>
            </w:pPr>
            <w:r>
              <w:t>60</w:t>
            </w:r>
          </w:p>
        </w:tc>
        <w:tc>
          <w:tcPr>
            <w:tcW w:w="1134" w:type="dxa"/>
            <w:vAlign w:val="center"/>
          </w:tcPr>
          <w:p w14:paraId="06D5299D" w14:textId="77777777" w:rsidR="00670BE3" w:rsidRDefault="00670BE3" w:rsidP="00670BE3">
            <w:pPr>
              <w:jc w:val="center"/>
            </w:pPr>
            <w:r>
              <w:t>30</w:t>
            </w:r>
          </w:p>
        </w:tc>
        <w:tc>
          <w:tcPr>
            <w:tcW w:w="1418" w:type="dxa"/>
            <w:vAlign w:val="center"/>
          </w:tcPr>
          <w:p w14:paraId="3AAA1360" w14:textId="77777777" w:rsidR="00670BE3" w:rsidRPr="00F20D05" w:rsidRDefault="00670BE3" w:rsidP="00670BE3">
            <w:r w:rsidRPr="00F20D05">
              <w:rPr>
                <w:rFonts w:eastAsia="Times New Roman" w:cs="Times New Roman"/>
                <w:color w:val="000000"/>
                <w:szCs w:val="24"/>
              </w:rPr>
              <w:t>43.56</w:t>
            </w:r>
          </w:p>
        </w:tc>
        <w:tc>
          <w:tcPr>
            <w:tcW w:w="1451" w:type="dxa"/>
            <w:vAlign w:val="center"/>
          </w:tcPr>
          <w:p w14:paraId="29B60B37" w14:textId="77777777" w:rsidR="00670BE3" w:rsidRPr="00F20D05" w:rsidRDefault="00670BE3" w:rsidP="00670BE3">
            <w:r w:rsidRPr="00F20D05">
              <w:rPr>
                <w:rFonts w:eastAsia="Times New Roman" w:cs="Times New Roman"/>
                <w:color w:val="000000"/>
                <w:szCs w:val="24"/>
              </w:rPr>
              <w:t>1.88</w:t>
            </w:r>
          </w:p>
        </w:tc>
        <w:tc>
          <w:tcPr>
            <w:tcW w:w="1346" w:type="dxa"/>
            <w:vAlign w:val="center"/>
          </w:tcPr>
          <w:p w14:paraId="47D8FF71" w14:textId="77777777" w:rsidR="00670BE3" w:rsidRPr="00F20D05" w:rsidRDefault="00670BE3" w:rsidP="00670BE3">
            <w:r w:rsidRPr="00F20D05">
              <w:rPr>
                <w:rFonts w:eastAsia="Times New Roman" w:cs="Times New Roman"/>
                <w:color w:val="000000"/>
              </w:rPr>
              <w:t>9.8</w:t>
            </w:r>
          </w:p>
        </w:tc>
        <w:tc>
          <w:tcPr>
            <w:tcW w:w="1347" w:type="dxa"/>
            <w:vAlign w:val="center"/>
          </w:tcPr>
          <w:p w14:paraId="6ACC704F" w14:textId="77777777" w:rsidR="00670BE3" w:rsidRPr="00F20D05" w:rsidRDefault="00670BE3" w:rsidP="00670BE3">
            <w:r w:rsidRPr="00F20D05">
              <w:rPr>
                <w:rFonts w:eastAsia="Times New Roman" w:cs="Times New Roman"/>
                <w:color w:val="000000"/>
              </w:rPr>
              <w:t>10.2</w:t>
            </w:r>
          </w:p>
        </w:tc>
        <w:tc>
          <w:tcPr>
            <w:tcW w:w="1384" w:type="dxa"/>
            <w:vAlign w:val="center"/>
          </w:tcPr>
          <w:p w14:paraId="3FFD73DF" w14:textId="53A0989D" w:rsidR="00670BE3" w:rsidRPr="00670BE3" w:rsidRDefault="00670BE3" w:rsidP="00670BE3">
            <w:r w:rsidRPr="00670BE3">
              <w:t>16.9</w:t>
            </w:r>
          </w:p>
        </w:tc>
        <w:tc>
          <w:tcPr>
            <w:tcW w:w="1418" w:type="dxa"/>
            <w:vAlign w:val="center"/>
          </w:tcPr>
          <w:p w14:paraId="7952FE83" w14:textId="09BD3133" w:rsidR="00670BE3" w:rsidRPr="00670BE3" w:rsidRDefault="00670BE3" w:rsidP="00670BE3">
            <w:r w:rsidRPr="00670BE3">
              <w:t>15.0</w:t>
            </w:r>
          </w:p>
        </w:tc>
        <w:tc>
          <w:tcPr>
            <w:tcW w:w="1417" w:type="dxa"/>
            <w:vAlign w:val="center"/>
          </w:tcPr>
          <w:p w14:paraId="7FFAD2E2" w14:textId="77777777" w:rsidR="00670BE3" w:rsidRPr="00D64B90" w:rsidRDefault="00670BE3" w:rsidP="00670BE3">
            <w:pPr>
              <w:rPr>
                <w:rFonts w:eastAsia="Times New Roman" w:cs="Times New Roman"/>
                <w:color w:val="000000"/>
              </w:rPr>
            </w:pPr>
            <w:r>
              <w:rPr>
                <w:rFonts w:eastAsia="Times New Roman" w:cs="Times New Roman"/>
                <w:color w:val="000000"/>
              </w:rPr>
              <w:t>6.9</w:t>
            </w:r>
          </w:p>
        </w:tc>
        <w:tc>
          <w:tcPr>
            <w:tcW w:w="1418" w:type="dxa"/>
            <w:vAlign w:val="center"/>
          </w:tcPr>
          <w:p w14:paraId="54792C80" w14:textId="77777777" w:rsidR="00670BE3" w:rsidRPr="00D64B90" w:rsidRDefault="00670BE3" w:rsidP="00670BE3">
            <w:pPr>
              <w:rPr>
                <w:rFonts w:eastAsia="Times New Roman" w:cs="Times New Roman"/>
                <w:color w:val="000000"/>
              </w:rPr>
            </w:pPr>
            <w:r>
              <w:rPr>
                <w:rFonts w:eastAsia="Times New Roman" w:cs="Times New Roman"/>
                <w:color w:val="000000"/>
              </w:rPr>
              <w:t>7.5</w:t>
            </w:r>
          </w:p>
        </w:tc>
      </w:tr>
      <w:tr w:rsidR="00670BE3" w14:paraId="657CDB43" w14:textId="77777777" w:rsidTr="00670BE3">
        <w:trPr>
          <w:trHeight w:val="421"/>
        </w:trPr>
        <w:tc>
          <w:tcPr>
            <w:tcW w:w="1101" w:type="dxa"/>
            <w:vMerge/>
            <w:vAlign w:val="center"/>
          </w:tcPr>
          <w:p w14:paraId="5352D1DD" w14:textId="77777777" w:rsidR="00670BE3" w:rsidRDefault="00670BE3" w:rsidP="00670BE3">
            <w:pPr>
              <w:jc w:val="center"/>
            </w:pPr>
          </w:p>
        </w:tc>
        <w:tc>
          <w:tcPr>
            <w:tcW w:w="708" w:type="dxa"/>
            <w:vMerge/>
            <w:vAlign w:val="center"/>
          </w:tcPr>
          <w:p w14:paraId="2B49EA5F" w14:textId="77777777" w:rsidR="00670BE3" w:rsidRDefault="00670BE3" w:rsidP="00670BE3">
            <w:pPr>
              <w:jc w:val="center"/>
            </w:pPr>
          </w:p>
        </w:tc>
        <w:tc>
          <w:tcPr>
            <w:tcW w:w="1134" w:type="dxa"/>
            <w:vAlign w:val="center"/>
          </w:tcPr>
          <w:p w14:paraId="4DB1053E" w14:textId="77777777" w:rsidR="00670BE3" w:rsidRDefault="00670BE3" w:rsidP="00670BE3">
            <w:pPr>
              <w:jc w:val="center"/>
            </w:pPr>
            <w:r>
              <w:t>70</w:t>
            </w:r>
          </w:p>
        </w:tc>
        <w:tc>
          <w:tcPr>
            <w:tcW w:w="1418" w:type="dxa"/>
            <w:vAlign w:val="center"/>
          </w:tcPr>
          <w:p w14:paraId="1B230759" w14:textId="77777777" w:rsidR="00670BE3" w:rsidRPr="00F20D05" w:rsidRDefault="00670BE3" w:rsidP="00670BE3">
            <w:r w:rsidRPr="00F20D05">
              <w:rPr>
                <w:rFonts w:eastAsia="Times New Roman" w:cs="Times New Roman"/>
                <w:color w:val="000000"/>
                <w:szCs w:val="24"/>
              </w:rPr>
              <w:t>42.81</w:t>
            </w:r>
          </w:p>
        </w:tc>
        <w:tc>
          <w:tcPr>
            <w:tcW w:w="1451" w:type="dxa"/>
            <w:vAlign w:val="center"/>
          </w:tcPr>
          <w:p w14:paraId="29DDA36C" w14:textId="77777777" w:rsidR="00670BE3" w:rsidRPr="00F20D05" w:rsidRDefault="00670BE3" w:rsidP="00670BE3">
            <w:r w:rsidRPr="00F20D05">
              <w:rPr>
                <w:rFonts w:eastAsia="Times New Roman" w:cs="Times New Roman"/>
                <w:color w:val="000000"/>
                <w:szCs w:val="24"/>
              </w:rPr>
              <w:t>1.84</w:t>
            </w:r>
          </w:p>
        </w:tc>
        <w:tc>
          <w:tcPr>
            <w:tcW w:w="1346" w:type="dxa"/>
            <w:vAlign w:val="center"/>
          </w:tcPr>
          <w:p w14:paraId="36D321A7" w14:textId="77777777" w:rsidR="00670BE3" w:rsidRPr="00F20D05" w:rsidRDefault="00670BE3" w:rsidP="00670BE3">
            <w:r w:rsidRPr="00F20D05">
              <w:rPr>
                <w:rFonts w:eastAsia="Times New Roman" w:cs="Times New Roman"/>
                <w:color w:val="000000"/>
              </w:rPr>
              <w:t>11.</w:t>
            </w:r>
            <w:r>
              <w:rPr>
                <w:rFonts w:eastAsia="Times New Roman" w:cs="Times New Roman"/>
                <w:color w:val="000000"/>
              </w:rPr>
              <w:t>4</w:t>
            </w:r>
          </w:p>
        </w:tc>
        <w:tc>
          <w:tcPr>
            <w:tcW w:w="1347" w:type="dxa"/>
            <w:vAlign w:val="center"/>
          </w:tcPr>
          <w:p w14:paraId="5CBEDF14" w14:textId="77777777" w:rsidR="00670BE3" w:rsidRPr="00F20D05" w:rsidRDefault="00670BE3" w:rsidP="00670BE3">
            <w:r w:rsidRPr="00F20D05">
              <w:rPr>
                <w:rFonts w:eastAsia="Times New Roman" w:cs="Times New Roman"/>
                <w:color w:val="000000"/>
              </w:rPr>
              <w:t>11.8</w:t>
            </w:r>
          </w:p>
        </w:tc>
        <w:tc>
          <w:tcPr>
            <w:tcW w:w="1384" w:type="dxa"/>
            <w:vAlign w:val="center"/>
          </w:tcPr>
          <w:p w14:paraId="2180F32F" w14:textId="530BAA1B" w:rsidR="00670BE3" w:rsidRPr="00670BE3" w:rsidRDefault="00670BE3" w:rsidP="00670BE3">
            <w:r w:rsidRPr="00670BE3">
              <w:t>37.5</w:t>
            </w:r>
          </w:p>
        </w:tc>
        <w:tc>
          <w:tcPr>
            <w:tcW w:w="1418" w:type="dxa"/>
            <w:vAlign w:val="center"/>
          </w:tcPr>
          <w:p w14:paraId="6AFE21A5" w14:textId="3A153171" w:rsidR="00670BE3" w:rsidRPr="00670BE3" w:rsidRDefault="00670BE3" w:rsidP="00670BE3">
            <w:r w:rsidRPr="00670BE3">
              <w:t>33.2</w:t>
            </w:r>
          </w:p>
        </w:tc>
        <w:tc>
          <w:tcPr>
            <w:tcW w:w="1417" w:type="dxa"/>
            <w:vAlign w:val="center"/>
          </w:tcPr>
          <w:p w14:paraId="325DB366" w14:textId="77777777" w:rsidR="00670BE3" w:rsidRPr="00D64B90" w:rsidRDefault="00670BE3" w:rsidP="00670BE3">
            <w:pPr>
              <w:rPr>
                <w:rFonts w:eastAsia="Times New Roman" w:cs="Times New Roman"/>
                <w:color w:val="000000"/>
              </w:rPr>
            </w:pPr>
            <w:r>
              <w:rPr>
                <w:rFonts w:eastAsia="Times New Roman" w:cs="Times New Roman"/>
                <w:color w:val="000000"/>
              </w:rPr>
              <w:t>15.4</w:t>
            </w:r>
          </w:p>
        </w:tc>
        <w:tc>
          <w:tcPr>
            <w:tcW w:w="1418" w:type="dxa"/>
            <w:vAlign w:val="center"/>
          </w:tcPr>
          <w:p w14:paraId="4FB81EA7" w14:textId="77777777" w:rsidR="00670BE3" w:rsidRPr="00D64B90" w:rsidRDefault="00670BE3" w:rsidP="00670BE3">
            <w:pPr>
              <w:rPr>
                <w:rFonts w:eastAsia="Times New Roman" w:cs="Times New Roman"/>
                <w:color w:val="000000"/>
              </w:rPr>
            </w:pPr>
            <w:r>
              <w:rPr>
                <w:rFonts w:eastAsia="Times New Roman" w:cs="Times New Roman"/>
                <w:color w:val="000000"/>
              </w:rPr>
              <w:t>16.7</w:t>
            </w:r>
          </w:p>
        </w:tc>
      </w:tr>
      <w:tr w:rsidR="00670BE3" w14:paraId="26DA6BA3" w14:textId="77777777" w:rsidTr="00670BE3">
        <w:trPr>
          <w:trHeight w:val="399"/>
        </w:trPr>
        <w:tc>
          <w:tcPr>
            <w:tcW w:w="1101" w:type="dxa"/>
            <w:vMerge/>
            <w:vAlign w:val="center"/>
          </w:tcPr>
          <w:p w14:paraId="01F47714" w14:textId="77777777" w:rsidR="00670BE3" w:rsidRDefault="00670BE3" w:rsidP="00670BE3">
            <w:pPr>
              <w:jc w:val="center"/>
            </w:pPr>
          </w:p>
        </w:tc>
        <w:tc>
          <w:tcPr>
            <w:tcW w:w="708" w:type="dxa"/>
            <w:vMerge w:val="restart"/>
            <w:vAlign w:val="center"/>
          </w:tcPr>
          <w:p w14:paraId="1A88F6A9" w14:textId="77777777" w:rsidR="00670BE3" w:rsidRDefault="00670BE3" w:rsidP="00670BE3">
            <w:pPr>
              <w:jc w:val="center"/>
            </w:pPr>
            <w:r>
              <w:t>80</w:t>
            </w:r>
          </w:p>
        </w:tc>
        <w:tc>
          <w:tcPr>
            <w:tcW w:w="1134" w:type="dxa"/>
            <w:vAlign w:val="center"/>
          </w:tcPr>
          <w:p w14:paraId="136B7450" w14:textId="77777777" w:rsidR="00670BE3" w:rsidRDefault="00670BE3" w:rsidP="00670BE3">
            <w:pPr>
              <w:jc w:val="center"/>
            </w:pPr>
            <w:r>
              <w:t>30</w:t>
            </w:r>
          </w:p>
        </w:tc>
        <w:tc>
          <w:tcPr>
            <w:tcW w:w="1418" w:type="dxa"/>
            <w:vAlign w:val="center"/>
          </w:tcPr>
          <w:p w14:paraId="1C59CD0C" w14:textId="77777777" w:rsidR="00670BE3" w:rsidRPr="00F20D05" w:rsidRDefault="00670BE3" w:rsidP="00670BE3">
            <w:r w:rsidRPr="00F20D05">
              <w:rPr>
                <w:rFonts w:eastAsia="Times New Roman" w:cs="Times New Roman"/>
                <w:color w:val="000000"/>
                <w:szCs w:val="24"/>
              </w:rPr>
              <w:t>40.29</w:t>
            </w:r>
          </w:p>
        </w:tc>
        <w:tc>
          <w:tcPr>
            <w:tcW w:w="1451" w:type="dxa"/>
            <w:vAlign w:val="center"/>
          </w:tcPr>
          <w:p w14:paraId="3C1C10BD" w14:textId="77777777" w:rsidR="00670BE3" w:rsidRPr="00F20D05" w:rsidRDefault="00670BE3" w:rsidP="00670BE3">
            <w:r w:rsidRPr="00F20D05">
              <w:rPr>
                <w:rFonts w:eastAsia="Times New Roman" w:cs="Times New Roman"/>
                <w:color w:val="000000"/>
                <w:szCs w:val="24"/>
              </w:rPr>
              <w:t>1.73</w:t>
            </w:r>
          </w:p>
        </w:tc>
        <w:tc>
          <w:tcPr>
            <w:tcW w:w="1346" w:type="dxa"/>
            <w:vAlign w:val="center"/>
          </w:tcPr>
          <w:p w14:paraId="1BBAF229" w14:textId="77777777" w:rsidR="00670BE3" w:rsidRPr="00F20D05" w:rsidRDefault="00670BE3" w:rsidP="00670BE3">
            <w:r w:rsidRPr="00F20D05">
              <w:rPr>
                <w:rFonts w:eastAsia="Times New Roman" w:cs="Times New Roman"/>
                <w:color w:val="000000"/>
              </w:rPr>
              <w:t>16.</w:t>
            </w:r>
            <w:r>
              <w:rPr>
                <w:rFonts w:eastAsia="Times New Roman" w:cs="Times New Roman"/>
                <w:color w:val="000000"/>
              </w:rPr>
              <w:t>6</w:t>
            </w:r>
          </w:p>
        </w:tc>
        <w:tc>
          <w:tcPr>
            <w:tcW w:w="1347" w:type="dxa"/>
            <w:vAlign w:val="center"/>
          </w:tcPr>
          <w:p w14:paraId="6DE8DE04" w14:textId="77777777" w:rsidR="00670BE3" w:rsidRPr="00F20D05" w:rsidRDefault="00670BE3" w:rsidP="00670BE3">
            <w:r w:rsidRPr="00F20D05">
              <w:rPr>
                <w:rFonts w:eastAsia="Times New Roman" w:cs="Times New Roman"/>
                <w:color w:val="000000"/>
              </w:rPr>
              <w:t>17.</w:t>
            </w:r>
            <w:r>
              <w:rPr>
                <w:rFonts w:eastAsia="Times New Roman" w:cs="Times New Roman"/>
                <w:color w:val="000000"/>
              </w:rPr>
              <w:t>2</w:t>
            </w:r>
          </w:p>
        </w:tc>
        <w:tc>
          <w:tcPr>
            <w:tcW w:w="1384" w:type="dxa"/>
            <w:vAlign w:val="center"/>
          </w:tcPr>
          <w:p w14:paraId="199A3877" w14:textId="0189BD4E" w:rsidR="00670BE3" w:rsidRPr="00670BE3" w:rsidRDefault="00670BE3" w:rsidP="00670BE3">
            <w:r w:rsidRPr="00670BE3">
              <w:t>22.2</w:t>
            </w:r>
          </w:p>
        </w:tc>
        <w:tc>
          <w:tcPr>
            <w:tcW w:w="1418" w:type="dxa"/>
            <w:vAlign w:val="center"/>
          </w:tcPr>
          <w:p w14:paraId="4C74EE31" w14:textId="5A169391" w:rsidR="00670BE3" w:rsidRPr="00670BE3" w:rsidRDefault="00670BE3" w:rsidP="00670BE3">
            <w:r w:rsidRPr="00670BE3">
              <w:t>19.7</w:t>
            </w:r>
          </w:p>
        </w:tc>
        <w:tc>
          <w:tcPr>
            <w:tcW w:w="1417" w:type="dxa"/>
            <w:vAlign w:val="center"/>
          </w:tcPr>
          <w:p w14:paraId="3CE2BA26" w14:textId="77777777" w:rsidR="00670BE3" w:rsidRPr="00D64B90" w:rsidRDefault="00670BE3" w:rsidP="00670BE3">
            <w:pPr>
              <w:rPr>
                <w:rFonts w:eastAsia="Times New Roman" w:cs="Times New Roman"/>
                <w:color w:val="000000"/>
              </w:rPr>
            </w:pPr>
            <w:r>
              <w:rPr>
                <w:rFonts w:eastAsia="Times New Roman" w:cs="Times New Roman"/>
                <w:color w:val="000000"/>
              </w:rPr>
              <w:t>9.1</w:t>
            </w:r>
          </w:p>
        </w:tc>
        <w:tc>
          <w:tcPr>
            <w:tcW w:w="1418" w:type="dxa"/>
            <w:vAlign w:val="center"/>
          </w:tcPr>
          <w:p w14:paraId="610C104E" w14:textId="77777777" w:rsidR="00670BE3" w:rsidRPr="00D64B90" w:rsidRDefault="00670BE3" w:rsidP="00670BE3">
            <w:pPr>
              <w:rPr>
                <w:rFonts w:eastAsia="Times New Roman" w:cs="Times New Roman"/>
                <w:color w:val="000000"/>
              </w:rPr>
            </w:pPr>
            <w:r>
              <w:rPr>
                <w:rFonts w:eastAsia="Times New Roman" w:cs="Times New Roman"/>
                <w:color w:val="000000"/>
              </w:rPr>
              <w:t>9.9</w:t>
            </w:r>
          </w:p>
        </w:tc>
      </w:tr>
      <w:tr w:rsidR="00670BE3" w14:paraId="00E96485" w14:textId="77777777" w:rsidTr="00670BE3">
        <w:trPr>
          <w:trHeight w:val="419"/>
        </w:trPr>
        <w:tc>
          <w:tcPr>
            <w:tcW w:w="1101" w:type="dxa"/>
            <w:vMerge/>
            <w:vAlign w:val="center"/>
          </w:tcPr>
          <w:p w14:paraId="246003E3" w14:textId="77777777" w:rsidR="00670BE3" w:rsidRDefault="00670BE3" w:rsidP="00670BE3">
            <w:pPr>
              <w:jc w:val="center"/>
            </w:pPr>
          </w:p>
        </w:tc>
        <w:tc>
          <w:tcPr>
            <w:tcW w:w="708" w:type="dxa"/>
            <w:vMerge/>
            <w:vAlign w:val="center"/>
          </w:tcPr>
          <w:p w14:paraId="1281F3BC" w14:textId="77777777" w:rsidR="00670BE3" w:rsidRDefault="00670BE3" w:rsidP="00670BE3">
            <w:pPr>
              <w:jc w:val="center"/>
            </w:pPr>
          </w:p>
        </w:tc>
        <w:tc>
          <w:tcPr>
            <w:tcW w:w="1134" w:type="dxa"/>
            <w:vAlign w:val="center"/>
          </w:tcPr>
          <w:p w14:paraId="1E7025BA" w14:textId="77777777" w:rsidR="00670BE3" w:rsidRDefault="00670BE3" w:rsidP="00670BE3">
            <w:pPr>
              <w:jc w:val="center"/>
            </w:pPr>
            <w:r>
              <w:t>70</w:t>
            </w:r>
          </w:p>
        </w:tc>
        <w:tc>
          <w:tcPr>
            <w:tcW w:w="1418" w:type="dxa"/>
            <w:vAlign w:val="center"/>
          </w:tcPr>
          <w:p w14:paraId="4F640D69" w14:textId="77777777" w:rsidR="00670BE3" w:rsidRPr="00F20D05" w:rsidRDefault="00670BE3" w:rsidP="00670BE3">
            <w:r w:rsidRPr="00F20D05">
              <w:rPr>
                <w:rFonts w:eastAsia="Times New Roman" w:cs="Times New Roman"/>
                <w:color w:val="000000"/>
                <w:szCs w:val="24"/>
              </w:rPr>
              <w:t>37.90</w:t>
            </w:r>
          </w:p>
        </w:tc>
        <w:tc>
          <w:tcPr>
            <w:tcW w:w="1451" w:type="dxa"/>
            <w:vAlign w:val="center"/>
          </w:tcPr>
          <w:p w14:paraId="4C6361DD" w14:textId="77777777" w:rsidR="00670BE3" w:rsidRPr="00F20D05" w:rsidRDefault="00670BE3" w:rsidP="00670BE3">
            <w:r w:rsidRPr="00F20D05">
              <w:rPr>
                <w:rFonts w:eastAsia="Times New Roman" w:cs="Times New Roman"/>
                <w:color w:val="000000"/>
                <w:szCs w:val="24"/>
              </w:rPr>
              <w:t>1.63</w:t>
            </w:r>
          </w:p>
        </w:tc>
        <w:tc>
          <w:tcPr>
            <w:tcW w:w="1346" w:type="dxa"/>
            <w:vAlign w:val="center"/>
          </w:tcPr>
          <w:p w14:paraId="1BAE4AA2" w14:textId="77777777" w:rsidR="00670BE3" w:rsidRPr="00F20D05" w:rsidRDefault="00670BE3" w:rsidP="00670BE3">
            <w:r w:rsidRPr="00F20D05">
              <w:rPr>
                <w:rFonts w:eastAsia="Times New Roman" w:cs="Times New Roman"/>
                <w:color w:val="000000"/>
              </w:rPr>
              <w:t>21.5</w:t>
            </w:r>
          </w:p>
        </w:tc>
        <w:tc>
          <w:tcPr>
            <w:tcW w:w="1347" w:type="dxa"/>
            <w:vAlign w:val="center"/>
          </w:tcPr>
          <w:p w14:paraId="0871D92F" w14:textId="77777777" w:rsidR="00670BE3" w:rsidRPr="00F20D05" w:rsidRDefault="00670BE3" w:rsidP="00670BE3">
            <w:r w:rsidRPr="00F20D05">
              <w:rPr>
                <w:rFonts w:eastAsia="Times New Roman" w:cs="Times New Roman"/>
                <w:color w:val="000000"/>
              </w:rPr>
              <w:t>22.</w:t>
            </w:r>
            <w:r>
              <w:rPr>
                <w:rFonts w:eastAsia="Times New Roman" w:cs="Times New Roman"/>
                <w:color w:val="000000"/>
              </w:rPr>
              <w:t>3</w:t>
            </w:r>
          </w:p>
        </w:tc>
        <w:tc>
          <w:tcPr>
            <w:tcW w:w="1384" w:type="dxa"/>
            <w:vAlign w:val="center"/>
          </w:tcPr>
          <w:p w14:paraId="12A5999F" w14:textId="1C30179B" w:rsidR="00670BE3" w:rsidRPr="00670BE3" w:rsidRDefault="00670BE3" w:rsidP="00670BE3">
            <w:r w:rsidRPr="00670BE3">
              <w:t>48.6</w:t>
            </w:r>
          </w:p>
        </w:tc>
        <w:tc>
          <w:tcPr>
            <w:tcW w:w="1418" w:type="dxa"/>
            <w:vAlign w:val="center"/>
          </w:tcPr>
          <w:p w14:paraId="76032F6B" w14:textId="2F280183" w:rsidR="00670BE3" w:rsidRPr="00670BE3" w:rsidRDefault="00670BE3" w:rsidP="00670BE3">
            <w:r w:rsidRPr="00670BE3">
              <w:t>43.1</w:t>
            </w:r>
          </w:p>
        </w:tc>
        <w:tc>
          <w:tcPr>
            <w:tcW w:w="1417" w:type="dxa"/>
            <w:vAlign w:val="center"/>
          </w:tcPr>
          <w:p w14:paraId="733F00B9" w14:textId="77777777" w:rsidR="00670BE3" w:rsidRPr="00D64B90" w:rsidRDefault="00670BE3" w:rsidP="00670BE3">
            <w:pPr>
              <w:rPr>
                <w:rFonts w:eastAsia="Times New Roman" w:cs="Times New Roman"/>
                <w:color w:val="000000"/>
              </w:rPr>
            </w:pPr>
            <w:r>
              <w:rPr>
                <w:rFonts w:eastAsia="Times New Roman" w:cs="Times New Roman"/>
                <w:color w:val="000000"/>
              </w:rPr>
              <w:t>20.0</w:t>
            </w:r>
          </w:p>
        </w:tc>
        <w:tc>
          <w:tcPr>
            <w:tcW w:w="1418" w:type="dxa"/>
            <w:vAlign w:val="center"/>
          </w:tcPr>
          <w:p w14:paraId="530BA5ED" w14:textId="77777777" w:rsidR="00670BE3" w:rsidRPr="00D64B90" w:rsidRDefault="00670BE3" w:rsidP="00670BE3">
            <w:pPr>
              <w:rPr>
                <w:rFonts w:eastAsia="Times New Roman" w:cs="Times New Roman"/>
                <w:color w:val="000000"/>
              </w:rPr>
            </w:pPr>
            <w:r>
              <w:rPr>
                <w:rFonts w:eastAsia="Times New Roman" w:cs="Times New Roman"/>
                <w:color w:val="000000"/>
              </w:rPr>
              <w:t>21.6</w:t>
            </w:r>
          </w:p>
        </w:tc>
      </w:tr>
    </w:tbl>
    <w:p w14:paraId="4473A1C6" w14:textId="0D856A44" w:rsidR="00946449" w:rsidRPr="00725B57" w:rsidRDefault="00946449" w:rsidP="00725B57">
      <w:pPr>
        <w:pStyle w:val="Caption"/>
        <w:keepNext/>
        <w:spacing w:after="60"/>
        <w:rPr>
          <w:rFonts w:asciiTheme="minorHAnsi" w:hAnsiTheme="minorHAnsi"/>
          <w:b w:val="0"/>
          <w:color w:val="auto"/>
        </w:rPr>
      </w:pPr>
      <w:r w:rsidRPr="00725B57">
        <w:rPr>
          <w:rFonts w:asciiTheme="minorHAnsi" w:hAnsiTheme="minorHAnsi"/>
          <w:b w:val="0"/>
          <w:color w:val="auto"/>
        </w:rPr>
        <w:lastRenderedPageBreak/>
        <w:t xml:space="preserve">Table </w:t>
      </w:r>
      <w:r w:rsidRPr="00725B57">
        <w:rPr>
          <w:rFonts w:asciiTheme="minorHAnsi" w:hAnsiTheme="minorHAnsi"/>
          <w:b w:val="0"/>
          <w:color w:val="auto"/>
        </w:rPr>
        <w:fldChar w:fldCharType="begin"/>
      </w:r>
      <w:r w:rsidRPr="00725B57">
        <w:rPr>
          <w:rFonts w:asciiTheme="minorHAnsi" w:hAnsiTheme="minorHAnsi"/>
          <w:b w:val="0"/>
          <w:color w:val="auto"/>
        </w:rPr>
        <w:instrText xml:space="preserve"> SEQ Table \* ARABIC </w:instrText>
      </w:r>
      <w:r w:rsidRPr="00725B57">
        <w:rPr>
          <w:rFonts w:asciiTheme="minorHAnsi" w:hAnsiTheme="minorHAnsi"/>
          <w:b w:val="0"/>
          <w:color w:val="auto"/>
        </w:rPr>
        <w:fldChar w:fldCharType="separate"/>
      </w:r>
      <w:r w:rsidR="008A20A6" w:rsidRPr="00725B57">
        <w:rPr>
          <w:rFonts w:asciiTheme="minorHAnsi" w:hAnsiTheme="minorHAnsi"/>
          <w:b w:val="0"/>
          <w:color w:val="auto"/>
        </w:rPr>
        <w:t>3</w:t>
      </w:r>
      <w:r w:rsidRPr="00725B57">
        <w:rPr>
          <w:rFonts w:asciiTheme="minorHAnsi" w:hAnsiTheme="minorHAnsi"/>
          <w:b w:val="0"/>
          <w:color w:val="auto"/>
        </w:rPr>
        <w:fldChar w:fldCharType="end"/>
      </w:r>
      <w:r w:rsidRPr="00725B57">
        <w:rPr>
          <w:rFonts w:asciiTheme="minorHAnsi" w:hAnsiTheme="minorHAnsi"/>
          <w:b w:val="0"/>
          <w:color w:val="auto"/>
        </w:rPr>
        <w:t>: Number needed to vaccinate</w:t>
      </w:r>
      <w:r w:rsidR="00C3050B" w:rsidRPr="00725B57">
        <w:rPr>
          <w:rFonts w:asciiTheme="minorHAnsi" w:hAnsiTheme="minorHAnsi"/>
          <w:b w:val="0"/>
          <w:color w:val="auto"/>
        </w:rPr>
        <w:t xml:space="preserve"> (NNV)</w:t>
      </w:r>
      <w:r w:rsidRPr="00725B57">
        <w:rPr>
          <w:rFonts w:asciiTheme="minorHAnsi" w:hAnsiTheme="minorHAnsi"/>
          <w:b w:val="0"/>
          <w:color w:val="auto"/>
        </w:rPr>
        <w:t xml:space="preserve"> per </w:t>
      </w:r>
      <w:r w:rsidR="00C3050B" w:rsidRPr="00725B57">
        <w:rPr>
          <w:rFonts w:asciiTheme="minorHAnsi" w:hAnsiTheme="minorHAnsi"/>
          <w:b w:val="0"/>
          <w:color w:val="auto"/>
        </w:rPr>
        <w:t xml:space="preserve">TB disease </w:t>
      </w:r>
      <w:r w:rsidRPr="00725B57">
        <w:rPr>
          <w:rFonts w:asciiTheme="minorHAnsi" w:hAnsiTheme="minorHAnsi"/>
          <w:b w:val="0"/>
          <w:color w:val="auto"/>
        </w:rPr>
        <w:t>case and</w:t>
      </w:r>
      <w:r w:rsidR="00C3050B" w:rsidRPr="00725B57">
        <w:rPr>
          <w:rFonts w:asciiTheme="minorHAnsi" w:hAnsiTheme="minorHAnsi"/>
          <w:b w:val="0"/>
          <w:color w:val="auto"/>
        </w:rPr>
        <w:t xml:space="preserve"> TB</w:t>
      </w:r>
      <w:r w:rsidRPr="00725B57">
        <w:rPr>
          <w:rFonts w:asciiTheme="minorHAnsi" w:hAnsiTheme="minorHAnsi"/>
          <w:b w:val="0"/>
          <w:color w:val="auto"/>
        </w:rPr>
        <w:t xml:space="preserve"> death avoided</w:t>
      </w:r>
      <w:r w:rsidR="00C3050B" w:rsidRPr="00725B57">
        <w:rPr>
          <w:rFonts w:asciiTheme="minorHAnsi" w:hAnsiTheme="minorHAnsi"/>
          <w:b w:val="0"/>
          <w:color w:val="auto"/>
        </w:rPr>
        <w:t>, based on cumulative cases averted during the period 2025-2050 by implementation in 2025 of vaccine profiles with 20years duration of protection and 5% waning per year</w:t>
      </w:r>
    </w:p>
    <w:tbl>
      <w:tblPr>
        <w:tblStyle w:val="TableGrid"/>
        <w:tblW w:w="13485" w:type="dxa"/>
        <w:jc w:val="center"/>
        <w:tblInd w:w="-1049" w:type="dxa"/>
        <w:tblLayout w:type="fixed"/>
        <w:tblLook w:val="04A0" w:firstRow="1" w:lastRow="0" w:firstColumn="1" w:lastColumn="0" w:noHBand="0" w:noVBand="1"/>
      </w:tblPr>
      <w:tblGrid>
        <w:gridCol w:w="1182"/>
        <w:gridCol w:w="992"/>
        <w:gridCol w:w="1134"/>
        <w:gridCol w:w="1696"/>
        <w:gridCol w:w="1696"/>
        <w:gridCol w:w="1696"/>
        <w:gridCol w:w="1696"/>
        <w:gridCol w:w="1696"/>
        <w:gridCol w:w="1697"/>
      </w:tblGrid>
      <w:tr w:rsidR="000D371C" w14:paraId="0026EAC5" w14:textId="77D79409" w:rsidTr="000D371C">
        <w:trPr>
          <w:trHeight w:val="1891"/>
          <w:jc w:val="center"/>
        </w:trPr>
        <w:tc>
          <w:tcPr>
            <w:tcW w:w="1182" w:type="dxa"/>
            <w:vAlign w:val="center"/>
          </w:tcPr>
          <w:p w14:paraId="23120937" w14:textId="62965DD0" w:rsidR="00153DB8" w:rsidRPr="00347DD1" w:rsidRDefault="00153DB8" w:rsidP="006A54E2">
            <w:pPr>
              <w:spacing w:line="360" w:lineRule="auto"/>
              <w:jc w:val="center"/>
              <w:rPr>
                <w:b/>
              </w:rPr>
            </w:pPr>
            <w:r>
              <w:rPr>
                <w:b/>
              </w:rPr>
              <w:t xml:space="preserve">Vaccine </w:t>
            </w:r>
            <w:r w:rsidRPr="00347DD1">
              <w:rPr>
                <w:b/>
              </w:rPr>
              <w:t>Mode of Action</w:t>
            </w:r>
          </w:p>
        </w:tc>
        <w:tc>
          <w:tcPr>
            <w:tcW w:w="992" w:type="dxa"/>
            <w:vAlign w:val="center"/>
          </w:tcPr>
          <w:p w14:paraId="05F8461F" w14:textId="6ACADF4C" w:rsidR="00153DB8" w:rsidRPr="00347DD1" w:rsidRDefault="00153DB8" w:rsidP="006A54E2">
            <w:pPr>
              <w:spacing w:line="360" w:lineRule="auto"/>
              <w:jc w:val="center"/>
              <w:rPr>
                <w:b/>
              </w:rPr>
            </w:pPr>
            <w:r>
              <w:rPr>
                <w:b/>
              </w:rPr>
              <w:t>Vaccine Efficacy (%)</w:t>
            </w:r>
          </w:p>
        </w:tc>
        <w:tc>
          <w:tcPr>
            <w:tcW w:w="1134" w:type="dxa"/>
            <w:vAlign w:val="center"/>
          </w:tcPr>
          <w:p w14:paraId="37B322E3" w14:textId="133B7381" w:rsidR="00153DB8" w:rsidRPr="00347DD1" w:rsidRDefault="00153DB8" w:rsidP="006A54E2">
            <w:pPr>
              <w:spacing w:line="360" w:lineRule="auto"/>
              <w:jc w:val="center"/>
              <w:rPr>
                <w:b/>
              </w:rPr>
            </w:pPr>
            <w:r>
              <w:rPr>
                <w:b/>
              </w:rPr>
              <w:t>Vaccine Coverage (%)</w:t>
            </w:r>
          </w:p>
        </w:tc>
        <w:tc>
          <w:tcPr>
            <w:tcW w:w="1696" w:type="dxa"/>
            <w:vAlign w:val="center"/>
          </w:tcPr>
          <w:p w14:paraId="4C92953F" w14:textId="77777777" w:rsidR="00153DB8" w:rsidRDefault="00153DB8" w:rsidP="006A54E2">
            <w:pPr>
              <w:spacing w:line="360" w:lineRule="auto"/>
              <w:jc w:val="center"/>
              <w:rPr>
                <w:b/>
              </w:rPr>
            </w:pPr>
            <w:r w:rsidRPr="00347DD1">
              <w:rPr>
                <w:b/>
              </w:rPr>
              <w:t>NNV per</w:t>
            </w:r>
            <w:r>
              <w:rPr>
                <w:b/>
              </w:rPr>
              <w:t xml:space="preserve"> TB </w:t>
            </w:r>
          </w:p>
          <w:p w14:paraId="38FF4EA9" w14:textId="2375A4CB" w:rsidR="00153DB8" w:rsidRDefault="00153DB8" w:rsidP="006A54E2">
            <w:pPr>
              <w:spacing w:line="360" w:lineRule="auto"/>
              <w:jc w:val="center"/>
              <w:rPr>
                <w:b/>
              </w:rPr>
            </w:pPr>
            <w:proofErr w:type="gramStart"/>
            <w:r>
              <w:rPr>
                <w:b/>
              </w:rPr>
              <w:t>disease</w:t>
            </w:r>
            <w:proofErr w:type="gramEnd"/>
            <w:r w:rsidRPr="00347DD1">
              <w:rPr>
                <w:b/>
              </w:rPr>
              <w:t xml:space="preserve"> case</w:t>
            </w:r>
            <w:r>
              <w:rPr>
                <w:b/>
              </w:rPr>
              <w:t xml:space="preserve"> of any age </w:t>
            </w:r>
          </w:p>
          <w:p w14:paraId="64507A65" w14:textId="6EB718C6" w:rsidR="00153DB8" w:rsidRPr="00347DD1" w:rsidRDefault="00153DB8" w:rsidP="001D685A">
            <w:pPr>
              <w:spacing w:line="360" w:lineRule="auto"/>
              <w:jc w:val="center"/>
              <w:rPr>
                <w:b/>
              </w:rPr>
            </w:pPr>
            <w:proofErr w:type="gramStart"/>
            <w:r>
              <w:rPr>
                <w:b/>
              </w:rPr>
              <w:t>averted</w:t>
            </w:r>
            <w:proofErr w:type="gramEnd"/>
          </w:p>
        </w:tc>
        <w:tc>
          <w:tcPr>
            <w:tcW w:w="1696" w:type="dxa"/>
            <w:vAlign w:val="center"/>
          </w:tcPr>
          <w:p w14:paraId="2B0EF2DF" w14:textId="2DB3FC6B" w:rsidR="00153DB8" w:rsidRPr="00347DD1" w:rsidRDefault="00153DB8" w:rsidP="001D685A">
            <w:pPr>
              <w:spacing w:line="360" w:lineRule="auto"/>
              <w:jc w:val="center"/>
              <w:rPr>
                <w:b/>
              </w:rPr>
            </w:pPr>
            <w:r w:rsidRPr="00347DD1">
              <w:rPr>
                <w:b/>
              </w:rPr>
              <w:t xml:space="preserve">NNV per </w:t>
            </w:r>
            <w:r>
              <w:rPr>
                <w:b/>
              </w:rPr>
              <w:t xml:space="preserve">TB disease </w:t>
            </w:r>
            <w:r w:rsidRPr="00347DD1">
              <w:rPr>
                <w:b/>
              </w:rPr>
              <w:t>case</w:t>
            </w:r>
            <w:r>
              <w:rPr>
                <w:b/>
              </w:rPr>
              <w:t xml:space="preserve"> </w:t>
            </w:r>
            <w:r>
              <w:rPr>
                <w:b/>
              </w:rPr>
              <w:sym w:font="Symbol" w:char="F0B3"/>
            </w:r>
            <w:r>
              <w:rPr>
                <w:b/>
              </w:rPr>
              <w:t xml:space="preserve">55 years averted </w:t>
            </w:r>
          </w:p>
        </w:tc>
        <w:tc>
          <w:tcPr>
            <w:tcW w:w="1696" w:type="dxa"/>
            <w:vAlign w:val="center"/>
          </w:tcPr>
          <w:p w14:paraId="1BC01B0A" w14:textId="265FF4AF" w:rsidR="00153DB8" w:rsidRPr="00347DD1" w:rsidRDefault="00153DB8" w:rsidP="001D685A">
            <w:pPr>
              <w:spacing w:line="360" w:lineRule="auto"/>
              <w:jc w:val="center"/>
              <w:rPr>
                <w:b/>
              </w:rPr>
            </w:pPr>
            <w:r w:rsidRPr="00347DD1">
              <w:rPr>
                <w:b/>
              </w:rPr>
              <w:t xml:space="preserve">NNV per </w:t>
            </w:r>
            <w:r>
              <w:rPr>
                <w:b/>
              </w:rPr>
              <w:t xml:space="preserve">TB disease </w:t>
            </w:r>
            <w:r w:rsidRPr="00347DD1">
              <w:rPr>
                <w:b/>
              </w:rPr>
              <w:t>case</w:t>
            </w:r>
            <w:r>
              <w:rPr>
                <w:b/>
              </w:rPr>
              <w:t xml:space="preserve"> </w:t>
            </w:r>
            <w:r>
              <w:rPr>
                <w:b/>
              </w:rPr>
              <w:sym w:font="Symbol" w:char="F0B3"/>
            </w:r>
            <w:r>
              <w:rPr>
                <w:b/>
              </w:rPr>
              <w:t xml:space="preserve">65 years averted </w:t>
            </w:r>
          </w:p>
        </w:tc>
        <w:tc>
          <w:tcPr>
            <w:tcW w:w="1696" w:type="dxa"/>
            <w:vAlign w:val="center"/>
          </w:tcPr>
          <w:p w14:paraId="5D97AC59" w14:textId="77777777" w:rsidR="00153DB8" w:rsidRDefault="00153DB8" w:rsidP="001D685A">
            <w:pPr>
              <w:spacing w:line="360" w:lineRule="auto"/>
              <w:jc w:val="center"/>
              <w:rPr>
                <w:b/>
              </w:rPr>
            </w:pPr>
            <w:r w:rsidRPr="00347DD1">
              <w:rPr>
                <w:b/>
              </w:rPr>
              <w:t xml:space="preserve">NNV per </w:t>
            </w:r>
            <w:r>
              <w:rPr>
                <w:b/>
              </w:rPr>
              <w:t xml:space="preserve">TB </w:t>
            </w:r>
            <w:r w:rsidRPr="00347DD1">
              <w:rPr>
                <w:b/>
              </w:rPr>
              <w:t>death</w:t>
            </w:r>
            <w:r>
              <w:rPr>
                <w:b/>
              </w:rPr>
              <w:t xml:space="preserve"> of any age </w:t>
            </w:r>
          </w:p>
          <w:p w14:paraId="4851AB56" w14:textId="1EBBB863" w:rsidR="00153DB8" w:rsidRPr="00347DD1" w:rsidRDefault="00153DB8" w:rsidP="001D685A">
            <w:pPr>
              <w:spacing w:line="360" w:lineRule="auto"/>
              <w:jc w:val="center"/>
              <w:rPr>
                <w:b/>
              </w:rPr>
            </w:pPr>
            <w:proofErr w:type="gramStart"/>
            <w:r>
              <w:rPr>
                <w:b/>
              </w:rPr>
              <w:t>averted</w:t>
            </w:r>
            <w:proofErr w:type="gramEnd"/>
          </w:p>
        </w:tc>
        <w:tc>
          <w:tcPr>
            <w:tcW w:w="1696" w:type="dxa"/>
            <w:vAlign w:val="center"/>
          </w:tcPr>
          <w:p w14:paraId="043469AA" w14:textId="45D2B7A7" w:rsidR="00153DB8" w:rsidRPr="00347DD1" w:rsidRDefault="00153DB8" w:rsidP="006A54E2">
            <w:pPr>
              <w:spacing w:line="360" w:lineRule="auto"/>
              <w:jc w:val="center"/>
              <w:rPr>
                <w:b/>
              </w:rPr>
            </w:pPr>
            <w:r w:rsidRPr="00347DD1">
              <w:rPr>
                <w:b/>
              </w:rPr>
              <w:t xml:space="preserve">NNV per </w:t>
            </w:r>
            <w:r>
              <w:rPr>
                <w:b/>
              </w:rPr>
              <w:t xml:space="preserve">TB </w:t>
            </w:r>
            <w:r w:rsidRPr="00347DD1">
              <w:rPr>
                <w:b/>
              </w:rPr>
              <w:t>death</w:t>
            </w:r>
            <w:r>
              <w:rPr>
                <w:b/>
              </w:rPr>
              <w:t xml:space="preserve"> </w:t>
            </w:r>
            <w:r>
              <w:rPr>
                <w:b/>
              </w:rPr>
              <w:sym w:font="Symbol" w:char="F0B3"/>
            </w:r>
            <w:r>
              <w:rPr>
                <w:b/>
              </w:rPr>
              <w:t>55 years averted</w:t>
            </w:r>
          </w:p>
        </w:tc>
        <w:tc>
          <w:tcPr>
            <w:tcW w:w="1697" w:type="dxa"/>
            <w:vAlign w:val="center"/>
          </w:tcPr>
          <w:p w14:paraId="245712E9" w14:textId="4DAF9E0B" w:rsidR="00153DB8" w:rsidRPr="00347DD1" w:rsidRDefault="00153DB8" w:rsidP="006A54E2">
            <w:pPr>
              <w:spacing w:line="360" w:lineRule="auto"/>
              <w:jc w:val="center"/>
              <w:rPr>
                <w:b/>
              </w:rPr>
            </w:pPr>
            <w:r w:rsidRPr="00347DD1">
              <w:rPr>
                <w:b/>
              </w:rPr>
              <w:t xml:space="preserve">NNV per </w:t>
            </w:r>
            <w:r>
              <w:rPr>
                <w:b/>
              </w:rPr>
              <w:t xml:space="preserve">TB </w:t>
            </w:r>
            <w:r w:rsidRPr="00347DD1">
              <w:rPr>
                <w:b/>
              </w:rPr>
              <w:t>death</w:t>
            </w:r>
            <w:r>
              <w:rPr>
                <w:b/>
              </w:rPr>
              <w:t xml:space="preserve"> </w:t>
            </w:r>
            <w:r>
              <w:rPr>
                <w:b/>
              </w:rPr>
              <w:sym w:font="Symbol" w:char="F0B3"/>
            </w:r>
            <w:r>
              <w:rPr>
                <w:b/>
              </w:rPr>
              <w:t>65 years averted</w:t>
            </w:r>
          </w:p>
        </w:tc>
      </w:tr>
      <w:tr w:rsidR="004A7AA0" w14:paraId="39D05925" w14:textId="69D3EEF4" w:rsidTr="000D371C">
        <w:trPr>
          <w:trHeight w:val="194"/>
          <w:jc w:val="center"/>
        </w:trPr>
        <w:tc>
          <w:tcPr>
            <w:tcW w:w="1182" w:type="dxa"/>
            <w:vMerge w:val="restart"/>
            <w:vAlign w:val="center"/>
          </w:tcPr>
          <w:p w14:paraId="700949F3" w14:textId="77777777" w:rsidR="004A7AA0" w:rsidRDefault="004A7AA0" w:rsidP="00A86E0F">
            <w:pPr>
              <w:spacing w:line="480" w:lineRule="auto"/>
              <w:jc w:val="center"/>
            </w:pPr>
            <w:r>
              <w:t>Pre-infection</w:t>
            </w:r>
          </w:p>
        </w:tc>
        <w:tc>
          <w:tcPr>
            <w:tcW w:w="992" w:type="dxa"/>
            <w:vMerge w:val="restart"/>
            <w:vAlign w:val="center"/>
          </w:tcPr>
          <w:p w14:paraId="2F66ECEF" w14:textId="77777777" w:rsidR="004A7AA0" w:rsidRDefault="004A7AA0" w:rsidP="006A54E2">
            <w:pPr>
              <w:spacing w:line="360" w:lineRule="auto"/>
              <w:jc w:val="center"/>
            </w:pPr>
            <w:r>
              <w:t>40</w:t>
            </w:r>
          </w:p>
        </w:tc>
        <w:tc>
          <w:tcPr>
            <w:tcW w:w="1134" w:type="dxa"/>
            <w:vAlign w:val="center"/>
          </w:tcPr>
          <w:p w14:paraId="7D0A1A34" w14:textId="77777777" w:rsidR="004A7AA0" w:rsidRDefault="004A7AA0" w:rsidP="006A54E2">
            <w:pPr>
              <w:spacing w:line="360" w:lineRule="auto"/>
              <w:jc w:val="center"/>
            </w:pPr>
            <w:r>
              <w:t>30</w:t>
            </w:r>
          </w:p>
        </w:tc>
        <w:tc>
          <w:tcPr>
            <w:tcW w:w="1696" w:type="dxa"/>
            <w:vAlign w:val="center"/>
          </w:tcPr>
          <w:p w14:paraId="25B9F405" w14:textId="57E06727" w:rsidR="004A7AA0" w:rsidRPr="007A58D4" w:rsidRDefault="004A7AA0" w:rsidP="006A54E2">
            <w:pPr>
              <w:spacing w:line="360" w:lineRule="auto"/>
              <w:jc w:val="center"/>
            </w:pPr>
            <w:r>
              <w:rPr>
                <w:rFonts w:ascii="Calibri" w:eastAsia="Times New Roman" w:hAnsi="Calibri" w:cs="Times New Roman"/>
                <w:color w:val="000000"/>
                <w:sz w:val="24"/>
                <w:szCs w:val="24"/>
              </w:rPr>
              <w:t>1135</w:t>
            </w:r>
          </w:p>
        </w:tc>
        <w:tc>
          <w:tcPr>
            <w:tcW w:w="1696" w:type="dxa"/>
            <w:vAlign w:val="center"/>
          </w:tcPr>
          <w:p w14:paraId="0D1A2E71" w14:textId="56E23489" w:rsidR="004A7AA0" w:rsidRPr="007A58D4" w:rsidRDefault="004A7AA0" w:rsidP="006A54E2">
            <w:pPr>
              <w:spacing w:line="360" w:lineRule="auto"/>
              <w:jc w:val="center"/>
            </w:pPr>
            <w:r>
              <w:rPr>
                <w:rFonts w:ascii="Calibri" w:eastAsia="Times New Roman" w:hAnsi="Calibri" w:cs="Times New Roman"/>
                <w:color w:val="000000"/>
                <w:sz w:val="24"/>
                <w:szCs w:val="24"/>
              </w:rPr>
              <w:t>1272</w:t>
            </w:r>
          </w:p>
        </w:tc>
        <w:tc>
          <w:tcPr>
            <w:tcW w:w="1696" w:type="dxa"/>
            <w:vAlign w:val="center"/>
          </w:tcPr>
          <w:p w14:paraId="6933BEEA" w14:textId="3F063ECA" w:rsidR="004A7AA0" w:rsidRPr="007A58D4" w:rsidRDefault="004A7AA0" w:rsidP="006A54E2">
            <w:pPr>
              <w:spacing w:line="360" w:lineRule="auto"/>
              <w:jc w:val="center"/>
            </w:pPr>
            <w:r>
              <w:rPr>
                <w:rFonts w:ascii="Calibri" w:eastAsia="Times New Roman" w:hAnsi="Calibri" w:cs="Times New Roman"/>
                <w:color w:val="000000"/>
                <w:sz w:val="24"/>
                <w:szCs w:val="24"/>
              </w:rPr>
              <w:t>1853</w:t>
            </w:r>
          </w:p>
        </w:tc>
        <w:tc>
          <w:tcPr>
            <w:tcW w:w="1696" w:type="dxa"/>
            <w:vAlign w:val="center"/>
          </w:tcPr>
          <w:p w14:paraId="0DC42BC8" w14:textId="06418F9D" w:rsidR="004A7AA0" w:rsidRPr="007A58D4" w:rsidRDefault="004A7AA0" w:rsidP="006A54E2">
            <w:pPr>
              <w:spacing w:line="360" w:lineRule="auto"/>
              <w:jc w:val="center"/>
            </w:pPr>
            <w:r>
              <w:rPr>
                <w:rFonts w:ascii="Calibri" w:eastAsia="Times New Roman" w:hAnsi="Calibri" w:cs="Times New Roman"/>
                <w:color w:val="000000"/>
                <w:sz w:val="24"/>
                <w:szCs w:val="24"/>
              </w:rPr>
              <w:t>31442</w:t>
            </w:r>
          </w:p>
        </w:tc>
        <w:tc>
          <w:tcPr>
            <w:tcW w:w="1696" w:type="dxa"/>
            <w:vAlign w:val="center"/>
          </w:tcPr>
          <w:p w14:paraId="6276A5DF" w14:textId="1C2F34B5" w:rsidR="004A7AA0" w:rsidRPr="007A58D4" w:rsidRDefault="004A7AA0" w:rsidP="006A54E2">
            <w:pPr>
              <w:spacing w:line="360" w:lineRule="auto"/>
              <w:jc w:val="center"/>
            </w:pPr>
            <w:r>
              <w:rPr>
                <w:rFonts w:ascii="Calibri" w:eastAsia="Times New Roman" w:hAnsi="Calibri" w:cs="Times New Roman"/>
                <w:color w:val="000000"/>
                <w:sz w:val="24"/>
                <w:szCs w:val="24"/>
              </w:rPr>
              <w:t>33829</w:t>
            </w:r>
          </w:p>
        </w:tc>
        <w:tc>
          <w:tcPr>
            <w:tcW w:w="1697" w:type="dxa"/>
            <w:vAlign w:val="center"/>
          </w:tcPr>
          <w:p w14:paraId="0282E92D" w14:textId="5A05BFD8" w:rsidR="004A7AA0" w:rsidRPr="007A58D4" w:rsidRDefault="004A7AA0" w:rsidP="006A54E2">
            <w:pPr>
              <w:spacing w:line="360" w:lineRule="auto"/>
              <w:jc w:val="center"/>
            </w:pPr>
            <w:r>
              <w:rPr>
                <w:rFonts w:ascii="Calibri" w:eastAsia="Times New Roman" w:hAnsi="Calibri" w:cs="Times New Roman"/>
                <w:color w:val="000000"/>
                <w:sz w:val="24"/>
                <w:szCs w:val="24"/>
              </w:rPr>
              <w:t>41850</w:t>
            </w:r>
          </w:p>
        </w:tc>
      </w:tr>
      <w:tr w:rsidR="004A7AA0" w14:paraId="36A925D1" w14:textId="28C16875" w:rsidTr="000D371C">
        <w:trPr>
          <w:trHeight w:val="97"/>
          <w:jc w:val="center"/>
        </w:trPr>
        <w:tc>
          <w:tcPr>
            <w:tcW w:w="1182" w:type="dxa"/>
            <w:vMerge/>
            <w:vAlign w:val="center"/>
          </w:tcPr>
          <w:p w14:paraId="08F8B0D8" w14:textId="77777777" w:rsidR="004A7AA0" w:rsidRDefault="004A7AA0" w:rsidP="00A86E0F">
            <w:pPr>
              <w:spacing w:line="480" w:lineRule="auto"/>
              <w:jc w:val="center"/>
            </w:pPr>
          </w:p>
        </w:tc>
        <w:tc>
          <w:tcPr>
            <w:tcW w:w="992" w:type="dxa"/>
            <w:vMerge/>
            <w:vAlign w:val="center"/>
          </w:tcPr>
          <w:p w14:paraId="47A4FE1F" w14:textId="77777777" w:rsidR="004A7AA0" w:rsidRDefault="004A7AA0" w:rsidP="006A54E2">
            <w:pPr>
              <w:spacing w:line="360" w:lineRule="auto"/>
              <w:jc w:val="center"/>
            </w:pPr>
          </w:p>
        </w:tc>
        <w:tc>
          <w:tcPr>
            <w:tcW w:w="1134" w:type="dxa"/>
            <w:vAlign w:val="center"/>
          </w:tcPr>
          <w:p w14:paraId="1E59A576" w14:textId="77777777" w:rsidR="004A7AA0" w:rsidRDefault="004A7AA0" w:rsidP="006A54E2">
            <w:pPr>
              <w:spacing w:line="360" w:lineRule="auto"/>
              <w:jc w:val="center"/>
            </w:pPr>
            <w:r>
              <w:t>70</w:t>
            </w:r>
          </w:p>
        </w:tc>
        <w:tc>
          <w:tcPr>
            <w:tcW w:w="1696" w:type="dxa"/>
            <w:vAlign w:val="center"/>
          </w:tcPr>
          <w:p w14:paraId="06AA48E0" w14:textId="6DA3AF1C" w:rsidR="004A7AA0" w:rsidRPr="007A58D4" w:rsidRDefault="004A7AA0" w:rsidP="006A54E2">
            <w:pPr>
              <w:spacing w:line="360" w:lineRule="auto"/>
              <w:jc w:val="center"/>
            </w:pPr>
            <w:r>
              <w:rPr>
                <w:rFonts w:ascii="Calibri" w:eastAsia="Times New Roman" w:hAnsi="Calibri" w:cs="Times New Roman"/>
                <w:color w:val="000000"/>
                <w:sz w:val="24"/>
                <w:szCs w:val="24"/>
              </w:rPr>
              <w:t>1167</w:t>
            </w:r>
          </w:p>
        </w:tc>
        <w:tc>
          <w:tcPr>
            <w:tcW w:w="1696" w:type="dxa"/>
            <w:vAlign w:val="center"/>
          </w:tcPr>
          <w:p w14:paraId="1CDC99BB" w14:textId="3B81BC4F" w:rsidR="004A7AA0" w:rsidRPr="007A58D4" w:rsidRDefault="004A7AA0" w:rsidP="006A54E2">
            <w:pPr>
              <w:spacing w:line="360" w:lineRule="auto"/>
              <w:jc w:val="center"/>
            </w:pPr>
            <w:r>
              <w:rPr>
                <w:rFonts w:ascii="Calibri" w:eastAsia="Times New Roman" w:hAnsi="Calibri" w:cs="Times New Roman"/>
                <w:color w:val="000000"/>
                <w:sz w:val="24"/>
                <w:szCs w:val="24"/>
              </w:rPr>
              <w:t>1307</w:t>
            </w:r>
          </w:p>
        </w:tc>
        <w:tc>
          <w:tcPr>
            <w:tcW w:w="1696" w:type="dxa"/>
            <w:vAlign w:val="center"/>
          </w:tcPr>
          <w:p w14:paraId="241AB530" w14:textId="7B21F558" w:rsidR="004A7AA0" w:rsidRPr="007A58D4" w:rsidRDefault="004A7AA0" w:rsidP="006A54E2">
            <w:pPr>
              <w:spacing w:line="360" w:lineRule="auto"/>
              <w:jc w:val="center"/>
            </w:pPr>
            <w:r>
              <w:rPr>
                <w:rFonts w:ascii="Calibri" w:eastAsia="Times New Roman" w:hAnsi="Calibri" w:cs="Times New Roman"/>
                <w:color w:val="000000"/>
                <w:sz w:val="24"/>
                <w:szCs w:val="24"/>
              </w:rPr>
              <w:t>1915</w:t>
            </w:r>
          </w:p>
        </w:tc>
        <w:tc>
          <w:tcPr>
            <w:tcW w:w="1696" w:type="dxa"/>
            <w:vAlign w:val="center"/>
          </w:tcPr>
          <w:p w14:paraId="17085B74" w14:textId="299DB53C" w:rsidR="004A7AA0" w:rsidRPr="007A58D4" w:rsidRDefault="004A7AA0" w:rsidP="006A54E2">
            <w:pPr>
              <w:spacing w:line="360" w:lineRule="auto"/>
              <w:jc w:val="center"/>
            </w:pPr>
            <w:r>
              <w:rPr>
                <w:rFonts w:ascii="Calibri" w:eastAsia="Times New Roman" w:hAnsi="Calibri" w:cs="Times New Roman"/>
                <w:color w:val="000000"/>
                <w:sz w:val="24"/>
                <w:szCs w:val="24"/>
              </w:rPr>
              <w:t>32409</w:t>
            </w:r>
          </w:p>
        </w:tc>
        <w:tc>
          <w:tcPr>
            <w:tcW w:w="1696" w:type="dxa"/>
            <w:vAlign w:val="center"/>
          </w:tcPr>
          <w:p w14:paraId="51DF868F" w14:textId="223E8AA0" w:rsidR="004A7AA0" w:rsidRPr="007A58D4" w:rsidRDefault="004A7AA0" w:rsidP="006A54E2">
            <w:pPr>
              <w:spacing w:line="360" w:lineRule="auto"/>
              <w:jc w:val="center"/>
            </w:pPr>
            <w:r>
              <w:rPr>
                <w:rFonts w:ascii="Calibri" w:eastAsia="Times New Roman" w:hAnsi="Calibri" w:cs="Times New Roman"/>
                <w:color w:val="000000"/>
                <w:sz w:val="24"/>
                <w:szCs w:val="24"/>
              </w:rPr>
              <w:t>34886</w:t>
            </w:r>
          </w:p>
        </w:tc>
        <w:tc>
          <w:tcPr>
            <w:tcW w:w="1697" w:type="dxa"/>
            <w:vAlign w:val="center"/>
          </w:tcPr>
          <w:p w14:paraId="1ED1246D" w14:textId="5458EF12" w:rsidR="004A7AA0" w:rsidRPr="007A58D4" w:rsidRDefault="004A7AA0" w:rsidP="006A54E2">
            <w:pPr>
              <w:spacing w:line="360" w:lineRule="auto"/>
              <w:jc w:val="center"/>
            </w:pPr>
            <w:r>
              <w:rPr>
                <w:rFonts w:ascii="Calibri" w:eastAsia="Times New Roman" w:hAnsi="Calibri" w:cs="Times New Roman"/>
                <w:color w:val="000000"/>
                <w:sz w:val="24"/>
                <w:szCs w:val="24"/>
              </w:rPr>
              <w:t>43316</w:t>
            </w:r>
          </w:p>
        </w:tc>
      </w:tr>
      <w:tr w:rsidR="004A7AA0" w14:paraId="561D7EE0" w14:textId="485A22DD" w:rsidTr="000D371C">
        <w:trPr>
          <w:trHeight w:val="97"/>
          <w:jc w:val="center"/>
        </w:trPr>
        <w:tc>
          <w:tcPr>
            <w:tcW w:w="1182" w:type="dxa"/>
            <w:vMerge/>
            <w:vAlign w:val="center"/>
          </w:tcPr>
          <w:p w14:paraId="121C9101" w14:textId="77777777" w:rsidR="004A7AA0" w:rsidRDefault="004A7AA0" w:rsidP="00A86E0F">
            <w:pPr>
              <w:spacing w:line="480" w:lineRule="auto"/>
              <w:jc w:val="center"/>
            </w:pPr>
          </w:p>
        </w:tc>
        <w:tc>
          <w:tcPr>
            <w:tcW w:w="992" w:type="dxa"/>
            <w:vMerge w:val="restart"/>
            <w:vAlign w:val="center"/>
          </w:tcPr>
          <w:p w14:paraId="6CF3912D" w14:textId="77777777" w:rsidR="004A7AA0" w:rsidRDefault="004A7AA0" w:rsidP="006A54E2">
            <w:pPr>
              <w:spacing w:line="360" w:lineRule="auto"/>
              <w:jc w:val="center"/>
            </w:pPr>
            <w:r>
              <w:t>60</w:t>
            </w:r>
          </w:p>
        </w:tc>
        <w:tc>
          <w:tcPr>
            <w:tcW w:w="1134" w:type="dxa"/>
            <w:vAlign w:val="center"/>
          </w:tcPr>
          <w:p w14:paraId="6AF43B97" w14:textId="77777777" w:rsidR="004A7AA0" w:rsidRDefault="004A7AA0" w:rsidP="006A54E2">
            <w:pPr>
              <w:spacing w:line="360" w:lineRule="auto"/>
              <w:jc w:val="center"/>
            </w:pPr>
            <w:r>
              <w:t>30</w:t>
            </w:r>
          </w:p>
        </w:tc>
        <w:tc>
          <w:tcPr>
            <w:tcW w:w="1696" w:type="dxa"/>
            <w:vAlign w:val="center"/>
          </w:tcPr>
          <w:p w14:paraId="184A60C8" w14:textId="60CE1838" w:rsidR="004A7AA0" w:rsidRPr="007A58D4" w:rsidRDefault="004A7AA0" w:rsidP="006A54E2">
            <w:pPr>
              <w:spacing w:line="360" w:lineRule="auto"/>
              <w:jc w:val="center"/>
            </w:pPr>
            <w:r>
              <w:rPr>
                <w:rFonts w:ascii="Calibri" w:eastAsia="Times New Roman" w:hAnsi="Calibri" w:cs="Times New Roman"/>
                <w:color w:val="000000"/>
                <w:sz w:val="24"/>
                <w:szCs w:val="24"/>
              </w:rPr>
              <w:t>765</w:t>
            </w:r>
          </w:p>
        </w:tc>
        <w:tc>
          <w:tcPr>
            <w:tcW w:w="1696" w:type="dxa"/>
            <w:vAlign w:val="center"/>
          </w:tcPr>
          <w:p w14:paraId="7579A552" w14:textId="5D8401DF" w:rsidR="004A7AA0" w:rsidRPr="007A58D4" w:rsidRDefault="004A7AA0" w:rsidP="006A54E2">
            <w:pPr>
              <w:spacing w:line="360" w:lineRule="auto"/>
              <w:jc w:val="center"/>
            </w:pPr>
            <w:r>
              <w:rPr>
                <w:rFonts w:ascii="Calibri" w:eastAsia="Times New Roman" w:hAnsi="Calibri" w:cs="Times New Roman"/>
                <w:color w:val="000000"/>
                <w:sz w:val="24"/>
                <w:szCs w:val="24"/>
              </w:rPr>
              <w:t>857</w:t>
            </w:r>
          </w:p>
        </w:tc>
        <w:tc>
          <w:tcPr>
            <w:tcW w:w="1696" w:type="dxa"/>
            <w:vAlign w:val="center"/>
          </w:tcPr>
          <w:p w14:paraId="79FB4B5E" w14:textId="2C48A693" w:rsidR="004A7AA0" w:rsidRPr="007A58D4" w:rsidRDefault="004A7AA0" w:rsidP="006A54E2">
            <w:pPr>
              <w:spacing w:line="360" w:lineRule="auto"/>
              <w:jc w:val="center"/>
            </w:pPr>
            <w:r>
              <w:rPr>
                <w:rFonts w:ascii="Calibri" w:eastAsia="Times New Roman" w:hAnsi="Calibri" w:cs="Times New Roman"/>
                <w:color w:val="000000"/>
                <w:sz w:val="24"/>
                <w:szCs w:val="24"/>
              </w:rPr>
              <w:t>1251</w:t>
            </w:r>
          </w:p>
        </w:tc>
        <w:tc>
          <w:tcPr>
            <w:tcW w:w="1696" w:type="dxa"/>
            <w:vAlign w:val="center"/>
          </w:tcPr>
          <w:p w14:paraId="0F79FE4D" w14:textId="72D8624C" w:rsidR="004A7AA0" w:rsidRPr="007A58D4" w:rsidRDefault="004A7AA0" w:rsidP="006A54E2">
            <w:pPr>
              <w:spacing w:line="360" w:lineRule="auto"/>
              <w:jc w:val="center"/>
            </w:pPr>
            <w:r>
              <w:rPr>
                <w:rFonts w:ascii="Calibri" w:eastAsia="Times New Roman" w:hAnsi="Calibri" w:cs="Times New Roman"/>
                <w:color w:val="000000"/>
                <w:sz w:val="24"/>
                <w:szCs w:val="24"/>
              </w:rPr>
              <w:t>21202</w:t>
            </w:r>
          </w:p>
        </w:tc>
        <w:tc>
          <w:tcPr>
            <w:tcW w:w="1696" w:type="dxa"/>
            <w:vAlign w:val="center"/>
          </w:tcPr>
          <w:p w14:paraId="1C85CCEC" w14:textId="723FF8DD" w:rsidR="004A7AA0" w:rsidRPr="007A58D4" w:rsidRDefault="004A7AA0" w:rsidP="006A54E2">
            <w:pPr>
              <w:spacing w:line="360" w:lineRule="auto"/>
              <w:jc w:val="center"/>
            </w:pPr>
            <w:r>
              <w:rPr>
                <w:rFonts w:ascii="Calibri" w:eastAsia="Times New Roman" w:hAnsi="Calibri" w:cs="Times New Roman"/>
                <w:color w:val="000000"/>
                <w:sz w:val="24"/>
                <w:szCs w:val="24"/>
              </w:rPr>
              <w:t>22816</w:t>
            </w:r>
          </w:p>
        </w:tc>
        <w:tc>
          <w:tcPr>
            <w:tcW w:w="1697" w:type="dxa"/>
            <w:vAlign w:val="center"/>
          </w:tcPr>
          <w:p w14:paraId="44F85EA3" w14:textId="1B3B2ED9" w:rsidR="004A7AA0" w:rsidRPr="007A58D4" w:rsidRDefault="004A7AA0" w:rsidP="006A54E2">
            <w:pPr>
              <w:spacing w:line="360" w:lineRule="auto"/>
              <w:jc w:val="center"/>
            </w:pPr>
            <w:r>
              <w:rPr>
                <w:rFonts w:ascii="Calibri" w:eastAsia="Times New Roman" w:hAnsi="Calibri" w:cs="Times New Roman"/>
                <w:color w:val="000000"/>
                <w:sz w:val="24"/>
                <w:szCs w:val="24"/>
              </w:rPr>
              <w:t>28264</w:t>
            </w:r>
          </w:p>
        </w:tc>
      </w:tr>
      <w:tr w:rsidR="004A7AA0" w14:paraId="47B03E88" w14:textId="40052201" w:rsidTr="000D371C">
        <w:trPr>
          <w:trHeight w:val="191"/>
          <w:jc w:val="center"/>
        </w:trPr>
        <w:tc>
          <w:tcPr>
            <w:tcW w:w="1182" w:type="dxa"/>
            <w:vMerge/>
            <w:vAlign w:val="center"/>
          </w:tcPr>
          <w:p w14:paraId="44994C57" w14:textId="77777777" w:rsidR="004A7AA0" w:rsidRDefault="004A7AA0" w:rsidP="00A86E0F">
            <w:pPr>
              <w:spacing w:line="480" w:lineRule="auto"/>
              <w:jc w:val="center"/>
            </w:pPr>
          </w:p>
        </w:tc>
        <w:tc>
          <w:tcPr>
            <w:tcW w:w="992" w:type="dxa"/>
            <w:vMerge/>
            <w:vAlign w:val="center"/>
          </w:tcPr>
          <w:p w14:paraId="48126DD6" w14:textId="77777777" w:rsidR="004A7AA0" w:rsidRDefault="004A7AA0" w:rsidP="006A54E2">
            <w:pPr>
              <w:spacing w:line="360" w:lineRule="auto"/>
              <w:jc w:val="center"/>
            </w:pPr>
          </w:p>
        </w:tc>
        <w:tc>
          <w:tcPr>
            <w:tcW w:w="1134" w:type="dxa"/>
            <w:vAlign w:val="center"/>
          </w:tcPr>
          <w:p w14:paraId="29DC9314" w14:textId="77777777" w:rsidR="004A7AA0" w:rsidRDefault="004A7AA0" w:rsidP="006A54E2">
            <w:pPr>
              <w:spacing w:line="360" w:lineRule="auto"/>
              <w:jc w:val="center"/>
            </w:pPr>
            <w:r>
              <w:t>70</w:t>
            </w:r>
          </w:p>
        </w:tc>
        <w:tc>
          <w:tcPr>
            <w:tcW w:w="1696" w:type="dxa"/>
            <w:vAlign w:val="center"/>
          </w:tcPr>
          <w:p w14:paraId="09918167" w14:textId="7A2B11B7" w:rsidR="004A7AA0" w:rsidRPr="007A58D4" w:rsidRDefault="004A7AA0" w:rsidP="006A54E2">
            <w:pPr>
              <w:spacing w:line="360" w:lineRule="auto"/>
              <w:jc w:val="center"/>
            </w:pPr>
            <w:r>
              <w:rPr>
                <w:rFonts w:ascii="Calibri" w:eastAsia="Times New Roman" w:hAnsi="Calibri" w:cs="Times New Roman"/>
                <w:color w:val="000000"/>
                <w:sz w:val="24"/>
                <w:szCs w:val="24"/>
              </w:rPr>
              <w:t>796</w:t>
            </w:r>
          </w:p>
        </w:tc>
        <w:tc>
          <w:tcPr>
            <w:tcW w:w="1696" w:type="dxa"/>
            <w:vAlign w:val="center"/>
          </w:tcPr>
          <w:p w14:paraId="7222A024" w14:textId="6153A226" w:rsidR="004A7AA0" w:rsidRPr="007A58D4" w:rsidRDefault="004A7AA0" w:rsidP="006A54E2">
            <w:pPr>
              <w:spacing w:line="360" w:lineRule="auto"/>
              <w:jc w:val="center"/>
            </w:pPr>
            <w:r>
              <w:rPr>
                <w:rFonts w:ascii="Calibri" w:eastAsia="Times New Roman" w:hAnsi="Calibri" w:cs="Times New Roman"/>
                <w:color w:val="000000"/>
                <w:sz w:val="24"/>
                <w:szCs w:val="24"/>
              </w:rPr>
              <w:t>892</w:t>
            </w:r>
          </w:p>
        </w:tc>
        <w:tc>
          <w:tcPr>
            <w:tcW w:w="1696" w:type="dxa"/>
            <w:vAlign w:val="center"/>
          </w:tcPr>
          <w:p w14:paraId="575065AC" w14:textId="608071A1" w:rsidR="004A7AA0" w:rsidRPr="007A58D4" w:rsidRDefault="004A7AA0" w:rsidP="006A54E2">
            <w:pPr>
              <w:spacing w:line="360" w:lineRule="auto"/>
              <w:jc w:val="center"/>
            </w:pPr>
            <w:r>
              <w:rPr>
                <w:rFonts w:ascii="Calibri" w:eastAsia="Times New Roman" w:hAnsi="Calibri" w:cs="Times New Roman"/>
                <w:color w:val="000000"/>
                <w:sz w:val="24"/>
                <w:szCs w:val="24"/>
              </w:rPr>
              <w:t>1313</w:t>
            </w:r>
          </w:p>
        </w:tc>
        <w:tc>
          <w:tcPr>
            <w:tcW w:w="1696" w:type="dxa"/>
            <w:vAlign w:val="center"/>
          </w:tcPr>
          <w:p w14:paraId="2A4F850E" w14:textId="4880F859" w:rsidR="004A7AA0" w:rsidRPr="007A58D4" w:rsidRDefault="004A7AA0" w:rsidP="006A54E2">
            <w:pPr>
              <w:spacing w:line="360" w:lineRule="auto"/>
              <w:jc w:val="center"/>
            </w:pPr>
            <w:r>
              <w:rPr>
                <w:rFonts w:ascii="Calibri" w:eastAsia="Times New Roman" w:hAnsi="Calibri" w:cs="Times New Roman"/>
                <w:color w:val="000000"/>
                <w:sz w:val="24"/>
                <w:szCs w:val="24"/>
              </w:rPr>
              <w:t>22179</w:t>
            </w:r>
          </w:p>
        </w:tc>
        <w:tc>
          <w:tcPr>
            <w:tcW w:w="1696" w:type="dxa"/>
            <w:vAlign w:val="center"/>
          </w:tcPr>
          <w:p w14:paraId="0380D26B" w14:textId="16C44D0B" w:rsidR="004A7AA0" w:rsidRPr="007A58D4" w:rsidRDefault="004A7AA0" w:rsidP="006A54E2">
            <w:pPr>
              <w:spacing w:line="360" w:lineRule="auto"/>
              <w:jc w:val="center"/>
            </w:pPr>
            <w:r>
              <w:rPr>
                <w:rFonts w:ascii="Calibri" w:eastAsia="Times New Roman" w:hAnsi="Calibri" w:cs="Times New Roman"/>
                <w:color w:val="000000"/>
                <w:sz w:val="24"/>
                <w:szCs w:val="24"/>
              </w:rPr>
              <w:t>23883</w:t>
            </w:r>
          </w:p>
        </w:tc>
        <w:tc>
          <w:tcPr>
            <w:tcW w:w="1697" w:type="dxa"/>
            <w:vAlign w:val="center"/>
          </w:tcPr>
          <w:p w14:paraId="1FF6673E" w14:textId="03CC6941" w:rsidR="004A7AA0" w:rsidRPr="007A58D4" w:rsidRDefault="004A7AA0" w:rsidP="006A54E2">
            <w:pPr>
              <w:spacing w:line="360" w:lineRule="auto"/>
              <w:jc w:val="center"/>
            </w:pPr>
            <w:r>
              <w:rPr>
                <w:rFonts w:ascii="Calibri" w:eastAsia="Times New Roman" w:hAnsi="Calibri" w:cs="Times New Roman"/>
                <w:color w:val="000000"/>
                <w:sz w:val="24"/>
                <w:szCs w:val="24"/>
              </w:rPr>
              <w:t>29751</w:t>
            </w:r>
          </w:p>
        </w:tc>
      </w:tr>
      <w:tr w:rsidR="004A7AA0" w14:paraId="6F734062" w14:textId="178520F2" w:rsidTr="000D371C">
        <w:trPr>
          <w:trHeight w:val="97"/>
          <w:jc w:val="center"/>
        </w:trPr>
        <w:tc>
          <w:tcPr>
            <w:tcW w:w="1182" w:type="dxa"/>
            <w:vMerge/>
            <w:vAlign w:val="center"/>
          </w:tcPr>
          <w:p w14:paraId="4F5BB615" w14:textId="77777777" w:rsidR="004A7AA0" w:rsidRDefault="004A7AA0" w:rsidP="00A86E0F">
            <w:pPr>
              <w:spacing w:line="480" w:lineRule="auto"/>
              <w:jc w:val="center"/>
            </w:pPr>
          </w:p>
        </w:tc>
        <w:tc>
          <w:tcPr>
            <w:tcW w:w="992" w:type="dxa"/>
            <w:vMerge w:val="restart"/>
            <w:vAlign w:val="center"/>
          </w:tcPr>
          <w:p w14:paraId="0C6512D5" w14:textId="77777777" w:rsidR="004A7AA0" w:rsidRDefault="004A7AA0" w:rsidP="006A54E2">
            <w:pPr>
              <w:spacing w:line="360" w:lineRule="auto"/>
              <w:jc w:val="center"/>
            </w:pPr>
            <w:r>
              <w:t>80</w:t>
            </w:r>
          </w:p>
        </w:tc>
        <w:tc>
          <w:tcPr>
            <w:tcW w:w="1134" w:type="dxa"/>
            <w:vAlign w:val="center"/>
          </w:tcPr>
          <w:p w14:paraId="61738B9E" w14:textId="77777777" w:rsidR="004A7AA0" w:rsidRDefault="004A7AA0" w:rsidP="006A54E2">
            <w:pPr>
              <w:spacing w:line="360" w:lineRule="auto"/>
              <w:jc w:val="center"/>
            </w:pPr>
            <w:r>
              <w:t>30</w:t>
            </w:r>
          </w:p>
        </w:tc>
        <w:tc>
          <w:tcPr>
            <w:tcW w:w="1696" w:type="dxa"/>
            <w:vAlign w:val="center"/>
          </w:tcPr>
          <w:p w14:paraId="1A5576AD" w14:textId="3A9427EC" w:rsidR="004A7AA0" w:rsidRPr="007A58D4" w:rsidRDefault="004A7AA0" w:rsidP="006A54E2">
            <w:pPr>
              <w:spacing w:line="360" w:lineRule="auto"/>
              <w:jc w:val="center"/>
            </w:pPr>
            <w:r>
              <w:rPr>
                <w:rFonts w:ascii="Calibri" w:eastAsia="Times New Roman" w:hAnsi="Calibri" w:cs="Times New Roman"/>
                <w:color w:val="000000"/>
                <w:sz w:val="24"/>
                <w:szCs w:val="24"/>
              </w:rPr>
              <w:t>579</w:t>
            </w:r>
          </w:p>
        </w:tc>
        <w:tc>
          <w:tcPr>
            <w:tcW w:w="1696" w:type="dxa"/>
            <w:vAlign w:val="center"/>
          </w:tcPr>
          <w:p w14:paraId="1432E5D7" w14:textId="60CC5AEE" w:rsidR="004A7AA0" w:rsidRPr="007A58D4" w:rsidRDefault="004A7AA0" w:rsidP="006A54E2">
            <w:pPr>
              <w:spacing w:line="360" w:lineRule="auto"/>
              <w:jc w:val="center"/>
            </w:pPr>
            <w:r>
              <w:rPr>
                <w:rFonts w:ascii="Calibri" w:eastAsia="Times New Roman" w:hAnsi="Calibri" w:cs="Times New Roman"/>
                <w:color w:val="000000"/>
                <w:sz w:val="24"/>
                <w:szCs w:val="24"/>
              </w:rPr>
              <w:t>649</w:t>
            </w:r>
          </w:p>
        </w:tc>
        <w:tc>
          <w:tcPr>
            <w:tcW w:w="1696" w:type="dxa"/>
            <w:vAlign w:val="center"/>
          </w:tcPr>
          <w:p w14:paraId="6C64C16F" w14:textId="1AC94045" w:rsidR="004A7AA0" w:rsidRPr="007A58D4" w:rsidRDefault="004A7AA0" w:rsidP="006A54E2">
            <w:pPr>
              <w:spacing w:line="360" w:lineRule="auto"/>
              <w:jc w:val="center"/>
            </w:pPr>
            <w:r>
              <w:rPr>
                <w:rFonts w:ascii="Calibri" w:eastAsia="Times New Roman" w:hAnsi="Calibri" w:cs="Times New Roman"/>
                <w:color w:val="000000"/>
                <w:sz w:val="24"/>
                <w:szCs w:val="24"/>
              </w:rPr>
              <w:t>950</w:t>
            </w:r>
          </w:p>
        </w:tc>
        <w:tc>
          <w:tcPr>
            <w:tcW w:w="1696" w:type="dxa"/>
            <w:vAlign w:val="center"/>
          </w:tcPr>
          <w:p w14:paraId="6B852F44" w14:textId="53EE9650" w:rsidR="004A7AA0" w:rsidRPr="007A58D4" w:rsidRDefault="004A7AA0" w:rsidP="006A54E2">
            <w:pPr>
              <w:spacing w:line="360" w:lineRule="auto"/>
              <w:jc w:val="center"/>
            </w:pPr>
            <w:r>
              <w:rPr>
                <w:rFonts w:ascii="Calibri" w:eastAsia="Times New Roman" w:hAnsi="Calibri" w:cs="Times New Roman"/>
                <w:color w:val="000000"/>
                <w:sz w:val="24"/>
                <w:szCs w:val="24"/>
              </w:rPr>
              <w:t>16083</w:t>
            </w:r>
          </w:p>
        </w:tc>
        <w:tc>
          <w:tcPr>
            <w:tcW w:w="1696" w:type="dxa"/>
            <w:vAlign w:val="center"/>
          </w:tcPr>
          <w:p w14:paraId="571ACE32" w14:textId="030961A5" w:rsidR="004A7AA0" w:rsidRPr="007A58D4" w:rsidRDefault="004A7AA0" w:rsidP="006A54E2">
            <w:pPr>
              <w:spacing w:line="360" w:lineRule="auto"/>
              <w:jc w:val="center"/>
            </w:pPr>
            <w:r>
              <w:rPr>
                <w:rFonts w:ascii="Calibri" w:eastAsia="Times New Roman" w:hAnsi="Calibri" w:cs="Times New Roman"/>
                <w:color w:val="000000"/>
                <w:sz w:val="24"/>
                <w:szCs w:val="24"/>
              </w:rPr>
              <w:t>17310</w:t>
            </w:r>
          </w:p>
        </w:tc>
        <w:tc>
          <w:tcPr>
            <w:tcW w:w="1697" w:type="dxa"/>
            <w:vAlign w:val="center"/>
          </w:tcPr>
          <w:p w14:paraId="694D9211" w14:textId="19F39D9B" w:rsidR="004A7AA0" w:rsidRPr="007A58D4" w:rsidRDefault="004A7AA0" w:rsidP="006A54E2">
            <w:pPr>
              <w:spacing w:line="360" w:lineRule="auto"/>
              <w:jc w:val="center"/>
            </w:pPr>
            <w:r>
              <w:rPr>
                <w:rFonts w:ascii="Calibri" w:eastAsia="Times New Roman" w:hAnsi="Calibri" w:cs="Times New Roman"/>
                <w:color w:val="000000"/>
                <w:sz w:val="24"/>
                <w:szCs w:val="24"/>
              </w:rPr>
              <w:t>21473</w:t>
            </w:r>
          </w:p>
        </w:tc>
      </w:tr>
      <w:tr w:rsidR="004A7AA0" w14:paraId="2CDEDB09" w14:textId="0AF9FE3B" w:rsidTr="000D371C">
        <w:trPr>
          <w:trHeight w:val="97"/>
          <w:jc w:val="center"/>
        </w:trPr>
        <w:tc>
          <w:tcPr>
            <w:tcW w:w="1182" w:type="dxa"/>
            <w:vMerge/>
            <w:vAlign w:val="center"/>
          </w:tcPr>
          <w:p w14:paraId="3379D308" w14:textId="77777777" w:rsidR="004A7AA0" w:rsidRDefault="004A7AA0" w:rsidP="00A86E0F">
            <w:pPr>
              <w:spacing w:line="480" w:lineRule="auto"/>
              <w:jc w:val="center"/>
            </w:pPr>
          </w:p>
        </w:tc>
        <w:tc>
          <w:tcPr>
            <w:tcW w:w="992" w:type="dxa"/>
            <w:vMerge/>
            <w:vAlign w:val="center"/>
          </w:tcPr>
          <w:p w14:paraId="63A1B53E" w14:textId="77777777" w:rsidR="004A7AA0" w:rsidRDefault="004A7AA0" w:rsidP="006A54E2">
            <w:pPr>
              <w:spacing w:line="360" w:lineRule="auto"/>
              <w:jc w:val="center"/>
            </w:pPr>
          </w:p>
        </w:tc>
        <w:tc>
          <w:tcPr>
            <w:tcW w:w="1134" w:type="dxa"/>
            <w:vAlign w:val="center"/>
          </w:tcPr>
          <w:p w14:paraId="657FF6A6" w14:textId="77777777" w:rsidR="004A7AA0" w:rsidRDefault="004A7AA0" w:rsidP="006A54E2">
            <w:pPr>
              <w:spacing w:line="360" w:lineRule="auto"/>
              <w:jc w:val="center"/>
            </w:pPr>
            <w:r>
              <w:t>70</w:t>
            </w:r>
          </w:p>
        </w:tc>
        <w:tc>
          <w:tcPr>
            <w:tcW w:w="1696" w:type="dxa"/>
            <w:vAlign w:val="center"/>
          </w:tcPr>
          <w:p w14:paraId="0DDDCD70" w14:textId="35B34872" w:rsidR="004A7AA0" w:rsidRPr="007A58D4" w:rsidRDefault="004A7AA0" w:rsidP="006A54E2">
            <w:pPr>
              <w:spacing w:line="360" w:lineRule="auto"/>
              <w:jc w:val="center"/>
            </w:pPr>
            <w:r>
              <w:rPr>
                <w:rFonts w:ascii="Calibri" w:eastAsia="Times New Roman" w:hAnsi="Calibri" w:cs="Times New Roman"/>
                <w:color w:val="000000"/>
                <w:sz w:val="24"/>
                <w:szCs w:val="24"/>
              </w:rPr>
              <w:t>611</w:t>
            </w:r>
          </w:p>
        </w:tc>
        <w:tc>
          <w:tcPr>
            <w:tcW w:w="1696" w:type="dxa"/>
            <w:vAlign w:val="center"/>
          </w:tcPr>
          <w:p w14:paraId="4C013B86" w14:textId="39EF0BCA" w:rsidR="004A7AA0" w:rsidRPr="007A58D4" w:rsidRDefault="004A7AA0" w:rsidP="006A54E2">
            <w:pPr>
              <w:spacing w:line="360" w:lineRule="auto"/>
              <w:jc w:val="center"/>
            </w:pPr>
            <w:r>
              <w:rPr>
                <w:rFonts w:ascii="Calibri" w:eastAsia="Times New Roman" w:hAnsi="Calibri" w:cs="Times New Roman"/>
                <w:color w:val="000000"/>
                <w:sz w:val="24"/>
                <w:szCs w:val="24"/>
              </w:rPr>
              <w:t>685</w:t>
            </w:r>
          </w:p>
        </w:tc>
        <w:tc>
          <w:tcPr>
            <w:tcW w:w="1696" w:type="dxa"/>
            <w:vAlign w:val="center"/>
          </w:tcPr>
          <w:p w14:paraId="18A33729" w14:textId="22A41E13" w:rsidR="004A7AA0" w:rsidRPr="007A58D4" w:rsidRDefault="004A7AA0" w:rsidP="006A54E2">
            <w:pPr>
              <w:spacing w:line="360" w:lineRule="auto"/>
              <w:jc w:val="center"/>
            </w:pPr>
            <w:r>
              <w:rPr>
                <w:rFonts w:ascii="Calibri" w:eastAsia="Times New Roman" w:hAnsi="Calibri" w:cs="Times New Roman"/>
                <w:color w:val="000000"/>
                <w:sz w:val="24"/>
                <w:szCs w:val="24"/>
              </w:rPr>
              <w:t>1012</w:t>
            </w:r>
          </w:p>
        </w:tc>
        <w:tc>
          <w:tcPr>
            <w:tcW w:w="1696" w:type="dxa"/>
            <w:vAlign w:val="center"/>
          </w:tcPr>
          <w:p w14:paraId="4A9ABA03" w14:textId="31F212A9" w:rsidR="004A7AA0" w:rsidRPr="007A58D4" w:rsidRDefault="004A7AA0" w:rsidP="006A54E2">
            <w:pPr>
              <w:spacing w:line="360" w:lineRule="auto"/>
              <w:jc w:val="center"/>
            </w:pPr>
            <w:r>
              <w:rPr>
                <w:rFonts w:ascii="Calibri" w:eastAsia="Times New Roman" w:hAnsi="Calibri" w:cs="Times New Roman"/>
                <w:color w:val="000000"/>
                <w:sz w:val="24"/>
                <w:szCs w:val="24"/>
              </w:rPr>
              <w:t>17069</w:t>
            </w:r>
          </w:p>
        </w:tc>
        <w:tc>
          <w:tcPr>
            <w:tcW w:w="1696" w:type="dxa"/>
            <w:vAlign w:val="center"/>
          </w:tcPr>
          <w:p w14:paraId="1B5533C3" w14:textId="2EC2B596" w:rsidR="004A7AA0" w:rsidRPr="007A58D4" w:rsidRDefault="004A7AA0" w:rsidP="006A54E2">
            <w:pPr>
              <w:spacing w:line="360" w:lineRule="auto"/>
              <w:jc w:val="center"/>
            </w:pPr>
            <w:r>
              <w:rPr>
                <w:rFonts w:ascii="Calibri" w:eastAsia="Times New Roman" w:hAnsi="Calibri" w:cs="Times New Roman"/>
                <w:color w:val="000000"/>
                <w:sz w:val="24"/>
                <w:szCs w:val="24"/>
              </w:rPr>
              <w:t>18388</w:t>
            </w:r>
          </w:p>
        </w:tc>
        <w:tc>
          <w:tcPr>
            <w:tcW w:w="1697" w:type="dxa"/>
            <w:vAlign w:val="center"/>
          </w:tcPr>
          <w:p w14:paraId="339AC61F" w14:textId="7EBD0D4F" w:rsidR="004A7AA0" w:rsidRPr="007A58D4" w:rsidRDefault="004A7AA0" w:rsidP="006A54E2">
            <w:pPr>
              <w:spacing w:line="360" w:lineRule="auto"/>
              <w:jc w:val="center"/>
            </w:pPr>
            <w:r>
              <w:rPr>
                <w:rFonts w:ascii="Calibri" w:eastAsia="Times New Roman" w:hAnsi="Calibri" w:cs="Times New Roman"/>
                <w:color w:val="000000"/>
                <w:sz w:val="24"/>
                <w:szCs w:val="24"/>
              </w:rPr>
              <w:t>22981</w:t>
            </w:r>
          </w:p>
        </w:tc>
      </w:tr>
      <w:tr w:rsidR="004A7AA0" w14:paraId="2B75A04C" w14:textId="42F2D62F" w:rsidTr="000D371C">
        <w:trPr>
          <w:trHeight w:val="97"/>
          <w:jc w:val="center"/>
        </w:trPr>
        <w:tc>
          <w:tcPr>
            <w:tcW w:w="1182" w:type="dxa"/>
            <w:vMerge w:val="restart"/>
            <w:vAlign w:val="center"/>
          </w:tcPr>
          <w:p w14:paraId="7C85A8DB" w14:textId="77777777" w:rsidR="004A7AA0" w:rsidRDefault="004A7AA0" w:rsidP="00A86E0F">
            <w:pPr>
              <w:spacing w:line="480" w:lineRule="auto"/>
              <w:jc w:val="center"/>
            </w:pPr>
            <w:r>
              <w:t>Post-infection</w:t>
            </w:r>
          </w:p>
        </w:tc>
        <w:tc>
          <w:tcPr>
            <w:tcW w:w="992" w:type="dxa"/>
            <w:vMerge w:val="restart"/>
            <w:vAlign w:val="center"/>
          </w:tcPr>
          <w:p w14:paraId="2EABC96E" w14:textId="77777777" w:rsidR="004A7AA0" w:rsidRDefault="004A7AA0" w:rsidP="006A54E2">
            <w:pPr>
              <w:spacing w:line="360" w:lineRule="auto"/>
              <w:jc w:val="center"/>
            </w:pPr>
            <w:r>
              <w:t>40</w:t>
            </w:r>
          </w:p>
        </w:tc>
        <w:tc>
          <w:tcPr>
            <w:tcW w:w="1134" w:type="dxa"/>
            <w:vAlign w:val="center"/>
          </w:tcPr>
          <w:p w14:paraId="3A1131B0" w14:textId="77777777" w:rsidR="004A7AA0" w:rsidRDefault="004A7AA0" w:rsidP="006A54E2">
            <w:pPr>
              <w:spacing w:line="360" w:lineRule="auto"/>
              <w:jc w:val="center"/>
            </w:pPr>
            <w:r>
              <w:t>30</w:t>
            </w:r>
          </w:p>
        </w:tc>
        <w:tc>
          <w:tcPr>
            <w:tcW w:w="1696" w:type="dxa"/>
            <w:vAlign w:val="center"/>
          </w:tcPr>
          <w:p w14:paraId="26CABA16" w14:textId="0D2282A4" w:rsidR="004A7AA0" w:rsidRPr="007A58D4" w:rsidRDefault="004A7AA0" w:rsidP="006A54E2">
            <w:pPr>
              <w:spacing w:line="360" w:lineRule="auto"/>
              <w:jc w:val="center"/>
            </w:pPr>
            <w:r>
              <w:rPr>
                <w:rFonts w:ascii="Calibri" w:eastAsia="Times New Roman" w:hAnsi="Calibri" w:cs="Times New Roman"/>
                <w:color w:val="000000"/>
                <w:sz w:val="24"/>
                <w:szCs w:val="24"/>
              </w:rPr>
              <w:t>254</w:t>
            </w:r>
          </w:p>
        </w:tc>
        <w:tc>
          <w:tcPr>
            <w:tcW w:w="1696" w:type="dxa"/>
            <w:vAlign w:val="center"/>
          </w:tcPr>
          <w:p w14:paraId="1B4309A2" w14:textId="7FFA88D8" w:rsidR="004A7AA0" w:rsidRPr="007A58D4" w:rsidRDefault="004A7AA0" w:rsidP="006A54E2">
            <w:pPr>
              <w:spacing w:line="360" w:lineRule="auto"/>
              <w:jc w:val="center"/>
            </w:pPr>
            <w:r>
              <w:rPr>
                <w:rFonts w:ascii="Calibri" w:eastAsia="Times New Roman" w:hAnsi="Calibri" w:cs="Times New Roman"/>
                <w:color w:val="000000"/>
                <w:sz w:val="24"/>
                <w:szCs w:val="24"/>
              </w:rPr>
              <w:t>282</w:t>
            </w:r>
          </w:p>
        </w:tc>
        <w:tc>
          <w:tcPr>
            <w:tcW w:w="1696" w:type="dxa"/>
            <w:vAlign w:val="center"/>
          </w:tcPr>
          <w:p w14:paraId="5D84FF52" w14:textId="4960BA4F" w:rsidR="004A7AA0" w:rsidRPr="007A58D4" w:rsidRDefault="004A7AA0" w:rsidP="006A54E2">
            <w:pPr>
              <w:spacing w:line="360" w:lineRule="auto"/>
              <w:jc w:val="center"/>
            </w:pPr>
            <w:r>
              <w:rPr>
                <w:rFonts w:ascii="Calibri" w:eastAsia="Times New Roman" w:hAnsi="Calibri" w:cs="Times New Roman"/>
                <w:color w:val="000000"/>
                <w:sz w:val="24"/>
                <w:szCs w:val="24"/>
              </w:rPr>
              <w:t>367</w:t>
            </w:r>
          </w:p>
        </w:tc>
        <w:tc>
          <w:tcPr>
            <w:tcW w:w="1696" w:type="dxa"/>
            <w:vAlign w:val="center"/>
          </w:tcPr>
          <w:p w14:paraId="1F7375A9" w14:textId="35B49D64" w:rsidR="004A7AA0" w:rsidRPr="007A58D4" w:rsidRDefault="004A7AA0" w:rsidP="006A54E2">
            <w:pPr>
              <w:spacing w:line="360" w:lineRule="auto"/>
              <w:jc w:val="center"/>
            </w:pPr>
            <w:r>
              <w:rPr>
                <w:rFonts w:ascii="Calibri" w:eastAsia="Times New Roman" w:hAnsi="Calibri" w:cs="Times New Roman"/>
                <w:color w:val="000000"/>
                <w:sz w:val="24"/>
                <w:szCs w:val="24"/>
              </w:rPr>
              <w:t>6713</w:t>
            </w:r>
          </w:p>
        </w:tc>
        <w:tc>
          <w:tcPr>
            <w:tcW w:w="1696" w:type="dxa"/>
            <w:vAlign w:val="center"/>
          </w:tcPr>
          <w:p w14:paraId="4F8E4F3E" w14:textId="6D06CB62" w:rsidR="004A7AA0" w:rsidRPr="007A58D4" w:rsidRDefault="004A7AA0" w:rsidP="006A54E2">
            <w:pPr>
              <w:spacing w:line="360" w:lineRule="auto"/>
              <w:jc w:val="center"/>
            </w:pPr>
            <w:r>
              <w:rPr>
                <w:rFonts w:ascii="Calibri" w:eastAsia="Times New Roman" w:hAnsi="Calibri" w:cs="Times New Roman"/>
                <w:color w:val="000000"/>
                <w:sz w:val="24"/>
                <w:szCs w:val="24"/>
              </w:rPr>
              <w:t>7151</w:t>
            </w:r>
          </w:p>
        </w:tc>
        <w:tc>
          <w:tcPr>
            <w:tcW w:w="1697" w:type="dxa"/>
            <w:vAlign w:val="center"/>
          </w:tcPr>
          <w:p w14:paraId="790FA8C1" w14:textId="38B56870" w:rsidR="004A7AA0" w:rsidRPr="007A58D4" w:rsidRDefault="004A7AA0" w:rsidP="006A54E2">
            <w:pPr>
              <w:spacing w:line="360" w:lineRule="auto"/>
              <w:jc w:val="center"/>
            </w:pPr>
            <w:r>
              <w:rPr>
                <w:rFonts w:ascii="Calibri" w:eastAsia="Times New Roman" w:hAnsi="Calibri" w:cs="Times New Roman"/>
                <w:color w:val="000000"/>
                <w:sz w:val="24"/>
                <w:szCs w:val="24"/>
              </w:rPr>
              <w:t>8269</w:t>
            </w:r>
          </w:p>
        </w:tc>
      </w:tr>
      <w:tr w:rsidR="004A7AA0" w14:paraId="6BF858A1" w14:textId="20AE0258" w:rsidTr="000D371C">
        <w:trPr>
          <w:trHeight w:val="97"/>
          <w:jc w:val="center"/>
        </w:trPr>
        <w:tc>
          <w:tcPr>
            <w:tcW w:w="1182" w:type="dxa"/>
            <w:vMerge/>
            <w:vAlign w:val="center"/>
          </w:tcPr>
          <w:p w14:paraId="5A935D86" w14:textId="77777777" w:rsidR="004A7AA0" w:rsidRDefault="004A7AA0" w:rsidP="00A86E0F">
            <w:pPr>
              <w:spacing w:line="480" w:lineRule="auto"/>
              <w:jc w:val="center"/>
            </w:pPr>
          </w:p>
        </w:tc>
        <w:tc>
          <w:tcPr>
            <w:tcW w:w="992" w:type="dxa"/>
            <w:vMerge/>
            <w:vAlign w:val="center"/>
          </w:tcPr>
          <w:p w14:paraId="6277B651" w14:textId="77777777" w:rsidR="004A7AA0" w:rsidRDefault="004A7AA0" w:rsidP="006A54E2">
            <w:pPr>
              <w:spacing w:line="360" w:lineRule="auto"/>
              <w:jc w:val="center"/>
            </w:pPr>
          </w:p>
        </w:tc>
        <w:tc>
          <w:tcPr>
            <w:tcW w:w="1134" w:type="dxa"/>
            <w:vAlign w:val="center"/>
          </w:tcPr>
          <w:p w14:paraId="2925370D" w14:textId="77777777" w:rsidR="004A7AA0" w:rsidRDefault="004A7AA0" w:rsidP="006A54E2">
            <w:pPr>
              <w:spacing w:line="360" w:lineRule="auto"/>
              <w:jc w:val="center"/>
            </w:pPr>
            <w:r>
              <w:t>70</w:t>
            </w:r>
          </w:p>
        </w:tc>
        <w:tc>
          <w:tcPr>
            <w:tcW w:w="1696" w:type="dxa"/>
            <w:vAlign w:val="center"/>
          </w:tcPr>
          <w:p w14:paraId="23189A4F" w14:textId="1ED83BA6" w:rsidR="004A7AA0" w:rsidRPr="007A58D4" w:rsidRDefault="004A7AA0" w:rsidP="006A54E2">
            <w:pPr>
              <w:spacing w:line="360" w:lineRule="auto"/>
              <w:jc w:val="center"/>
            </w:pPr>
            <w:r>
              <w:rPr>
                <w:rFonts w:ascii="Calibri" w:eastAsia="Times New Roman" w:hAnsi="Calibri" w:cs="Times New Roman"/>
                <w:color w:val="000000"/>
                <w:sz w:val="24"/>
                <w:szCs w:val="24"/>
              </w:rPr>
              <w:t>261</w:t>
            </w:r>
          </w:p>
        </w:tc>
        <w:tc>
          <w:tcPr>
            <w:tcW w:w="1696" w:type="dxa"/>
            <w:vAlign w:val="center"/>
          </w:tcPr>
          <w:p w14:paraId="51E8B04E" w14:textId="687505B3" w:rsidR="004A7AA0" w:rsidRPr="007A58D4" w:rsidRDefault="004A7AA0" w:rsidP="006A54E2">
            <w:pPr>
              <w:spacing w:line="360" w:lineRule="auto"/>
              <w:jc w:val="center"/>
            </w:pPr>
            <w:r>
              <w:rPr>
                <w:rFonts w:ascii="Calibri" w:eastAsia="Times New Roman" w:hAnsi="Calibri" w:cs="Times New Roman"/>
                <w:color w:val="000000"/>
                <w:sz w:val="24"/>
                <w:szCs w:val="24"/>
              </w:rPr>
              <w:t>289</w:t>
            </w:r>
          </w:p>
        </w:tc>
        <w:tc>
          <w:tcPr>
            <w:tcW w:w="1696" w:type="dxa"/>
            <w:vAlign w:val="center"/>
          </w:tcPr>
          <w:p w14:paraId="557C0DBC" w14:textId="6C689F48" w:rsidR="004A7AA0" w:rsidRPr="007A58D4" w:rsidRDefault="004A7AA0" w:rsidP="006A54E2">
            <w:pPr>
              <w:spacing w:line="360" w:lineRule="auto"/>
              <w:jc w:val="center"/>
            </w:pPr>
            <w:r>
              <w:rPr>
                <w:rFonts w:ascii="Calibri" w:eastAsia="Times New Roman" w:hAnsi="Calibri" w:cs="Times New Roman"/>
                <w:color w:val="000000"/>
                <w:sz w:val="24"/>
                <w:szCs w:val="24"/>
              </w:rPr>
              <w:t>379</w:t>
            </w:r>
          </w:p>
        </w:tc>
        <w:tc>
          <w:tcPr>
            <w:tcW w:w="1696" w:type="dxa"/>
            <w:vAlign w:val="center"/>
          </w:tcPr>
          <w:p w14:paraId="6FFA2F60" w14:textId="227451A7" w:rsidR="004A7AA0" w:rsidRPr="007A58D4" w:rsidRDefault="004A7AA0" w:rsidP="006A54E2">
            <w:pPr>
              <w:spacing w:line="360" w:lineRule="auto"/>
              <w:jc w:val="center"/>
            </w:pPr>
            <w:r>
              <w:rPr>
                <w:rFonts w:ascii="Calibri" w:eastAsia="Times New Roman" w:hAnsi="Calibri" w:cs="Times New Roman"/>
                <w:color w:val="000000"/>
                <w:sz w:val="24"/>
                <w:szCs w:val="24"/>
              </w:rPr>
              <w:t>6910</w:t>
            </w:r>
          </w:p>
        </w:tc>
        <w:tc>
          <w:tcPr>
            <w:tcW w:w="1696" w:type="dxa"/>
            <w:vAlign w:val="center"/>
          </w:tcPr>
          <w:p w14:paraId="1CBCF3F4" w14:textId="636D39A6" w:rsidR="004A7AA0" w:rsidRPr="007A58D4" w:rsidRDefault="004A7AA0" w:rsidP="006A54E2">
            <w:pPr>
              <w:spacing w:line="360" w:lineRule="auto"/>
              <w:jc w:val="center"/>
            </w:pPr>
            <w:r>
              <w:rPr>
                <w:rFonts w:ascii="Calibri" w:eastAsia="Times New Roman" w:hAnsi="Calibri" w:cs="Times New Roman"/>
                <w:color w:val="000000"/>
                <w:sz w:val="24"/>
                <w:szCs w:val="24"/>
              </w:rPr>
              <w:t>7363</w:t>
            </w:r>
          </w:p>
        </w:tc>
        <w:tc>
          <w:tcPr>
            <w:tcW w:w="1697" w:type="dxa"/>
            <w:vAlign w:val="center"/>
          </w:tcPr>
          <w:p w14:paraId="4E9C9D25" w14:textId="7049882B" w:rsidR="004A7AA0" w:rsidRPr="007A58D4" w:rsidRDefault="004A7AA0" w:rsidP="006A54E2">
            <w:pPr>
              <w:spacing w:line="360" w:lineRule="auto"/>
              <w:jc w:val="center"/>
            </w:pPr>
            <w:r>
              <w:rPr>
                <w:rFonts w:ascii="Calibri" w:eastAsia="Times New Roman" w:hAnsi="Calibri" w:cs="Times New Roman"/>
                <w:color w:val="000000"/>
                <w:sz w:val="24"/>
                <w:szCs w:val="24"/>
              </w:rPr>
              <w:t>8533</w:t>
            </w:r>
          </w:p>
        </w:tc>
      </w:tr>
      <w:tr w:rsidR="004A7AA0" w14:paraId="2341557C" w14:textId="7BDC63EA" w:rsidTr="000D371C">
        <w:trPr>
          <w:trHeight w:val="97"/>
          <w:jc w:val="center"/>
        </w:trPr>
        <w:tc>
          <w:tcPr>
            <w:tcW w:w="1182" w:type="dxa"/>
            <w:vMerge/>
            <w:vAlign w:val="center"/>
          </w:tcPr>
          <w:p w14:paraId="316D01EA" w14:textId="77777777" w:rsidR="004A7AA0" w:rsidRDefault="004A7AA0" w:rsidP="00A86E0F">
            <w:pPr>
              <w:spacing w:line="480" w:lineRule="auto"/>
              <w:jc w:val="center"/>
            </w:pPr>
          </w:p>
        </w:tc>
        <w:tc>
          <w:tcPr>
            <w:tcW w:w="992" w:type="dxa"/>
            <w:vMerge w:val="restart"/>
            <w:vAlign w:val="center"/>
          </w:tcPr>
          <w:p w14:paraId="3DEF375D" w14:textId="77777777" w:rsidR="004A7AA0" w:rsidRDefault="004A7AA0" w:rsidP="006A54E2">
            <w:pPr>
              <w:spacing w:line="360" w:lineRule="auto"/>
              <w:jc w:val="center"/>
            </w:pPr>
            <w:r>
              <w:t>60</w:t>
            </w:r>
          </w:p>
        </w:tc>
        <w:tc>
          <w:tcPr>
            <w:tcW w:w="1134" w:type="dxa"/>
            <w:vAlign w:val="center"/>
          </w:tcPr>
          <w:p w14:paraId="32232B4F" w14:textId="77777777" w:rsidR="004A7AA0" w:rsidRDefault="004A7AA0" w:rsidP="006A54E2">
            <w:pPr>
              <w:spacing w:line="360" w:lineRule="auto"/>
              <w:jc w:val="center"/>
            </w:pPr>
            <w:r>
              <w:t>30</w:t>
            </w:r>
          </w:p>
        </w:tc>
        <w:tc>
          <w:tcPr>
            <w:tcW w:w="1696" w:type="dxa"/>
            <w:vAlign w:val="center"/>
          </w:tcPr>
          <w:p w14:paraId="436CFA5D" w14:textId="04B385A5" w:rsidR="004A7AA0" w:rsidRPr="007A58D4" w:rsidRDefault="004A7AA0" w:rsidP="006A54E2">
            <w:pPr>
              <w:spacing w:line="360" w:lineRule="auto"/>
              <w:jc w:val="center"/>
            </w:pPr>
            <w:r>
              <w:rPr>
                <w:rFonts w:ascii="Calibri" w:eastAsia="Times New Roman" w:hAnsi="Calibri" w:cs="Times New Roman"/>
                <w:color w:val="000000"/>
                <w:sz w:val="24"/>
                <w:szCs w:val="24"/>
              </w:rPr>
              <w:t>171</w:t>
            </w:r>
          </w:p>
        </w:tc>
        <w:tc>
          <w:tcPr>
            <w:tcW w:w="1696" w:type="dxa"/>
            <w:vAlign w:val="center"/>
          </w:tcPr>
          <w:p w14:paraId="016BE02F" w14:textId="761AC169" w:rsidR="004A7AA0" w:rsidRPr="007A58D4" w:rsidRDefault="004A7AA0" w:rsidP="006A54E2">
            <w:pPr>
              <w:spacing w:line="360" w:lineRule="auto"/>
              <w:jc w:val="center"/>
            </w:pPr>
            <w:r>
              <w:rPr>
                <w:rFonts w:ascii="Calibri" w:eastAsia="Times New Roman" w:hAnsi="Calibri" w:cs="Times New Roman"/>
                <w:color w:val="000000"/>
                <w:sz w:val="24"/>
                <w:szCs w:val="24"/>
              </w:rPr>
              <w:t>190</w:t>
            </w:r>
          </w:p>
        </w:tc>
        <w:tc>
          <w:tcPr>
            <w:tcW w:w="1696" w:type="dxa"/>
            <w:vAlign w:val="center"/>
          </w:tcPr>
          <w:p w14:paraId="36FB97BD" w14:textId="7B7ADB5E" w:rsidR="004A7AA0" w:rsidRPr="007A58D4" w:rsidRDefault="004A7AA0" w:rsidP="006A54E2">
            <w:pPr>
              <w:spacing w:line="360" w:lineRule="auto"/>
              <w:jc w:val="center"/>
            </w:pPr>
            <w:r>
              <w:rPr>
                <w:rFonts w:ascii="Calibri" w:eastAsia="Times New Roman" w:hAnsi="Calibri" w:cs="Times New Roman"/>
                <w:color w:val="000000"/>
                <w:sz w:val="24"/>
                <w:szCs w:val="24"/>
              </w:rPr>
              <w:t>248</w:t>
            </w:r>
          </w:p>
        </w:tc>
        <w:tc>
          <w:tcPr>
            <w:tcW w:w="1696" w:type="dxa"/>
            <w:vAlign w:val="center"/>
          </w:tcPr>
          <w:p w14:paraId="03FD30AF" w14:textId="4FF9C4EB" w:rsidR="004A7AA0" w:rsidRPr="007A58D4" w:rsidRDefault="004A7AA0" w:rsidP="006A54E2">
            <w:pPr>
              <w:spacing w:line="360" w:lineRule="auto"/>
              <w:jc w:val="center"/>
            </w:pPr>
            <w:r>
              <w:rPr>
                <w:rFonts w:ascii="Calibri" w:eastAsia="Times New Roman" w:hAnsi="Calibri" w:cs="Times New Roman"/>
                <w:color w:val="000000"/>
                <w:sz w:val="24"/>
                <w:szCs w:val="24"/>
              </w:rPr>
              <w:t>4525</w:t>
            </w:r>
          </w:p>
        </w:tc>
        <w:tc>
          <w:tcPr>
            <w:tcW w:w="1696" w:type="dxa"/>
            <w:vAlign w:val="center"/>
          </w:tcPr>
          <w:p w14:paraId="7C81C7A6" w14:textId="3C044968" w:rsidR="004A7AA0" w:rsidRPr="007A58D4" w:rsidRDefault="004A7AA0" w:rsidP="006A54E2">
            <w:pPr>
              <w:spacing w:line="360" w:lineRule="auto"/>
              <w:jc w:val="center"/>
            </w:pPr>
            <w:r>
              <w:rPr>
                <w:rFonts w:ascii="Calibri" w:eastAsia="Times New Roman" w:hAnsi="Calibri" w:cs="Times New Roman"/>
                <w:color w:val="000000"/>
                <w:sz w:val="24"/>
                <w:szCs w:val="24"/>
              </w:rPr>
              <w:t>4820</w:t>
            </w:r>
          </w:p>
        </w:tc>
        <w:tc>
          <w:tcPr>
            <w:tcW w:w="1697" w:type="dxa"/>
            <w:vAlign w:val="center"/>
          </w:tcPr>
          <w:p w14:paraId="50F207C3" w14:textId="0B80F30D" w:rsidR="004A7AA0" w:rsidRPr="007A58D4" w:rsidRDefault="004A7AA0" w:rsidP="006A54E2">
            <w:pPr>
              <w:spacing w:line="360" w:lineRule="auto"/>
              <w:jc w:val="center"/>
            </w:pPr>
            <w:r>
              <w:rPr>
                <w:rFonts w:ascii="Calibri" w:eastAsia="Times New Roman" w:hAnsi="Calibri" w:cs="Times New Roman"/>
                <w:color w:val="000000"/>
                <w:sz w:val="24"/>
                <w:szCs w:val="24"/>
              </w:rPr>
              <w:t>5578</w:t>
            </w:r>
          </w:p>
        </w:tc>
      </w:tr>
      <w:tr w:rsidR="004A7AA0" w14:paraId="6BA6A941" w14:textId="2A647CEE" w:rsidTr="000D371C">
        <w:trPr>
          <w:trHeight w:val="97"/>
          <w:jc w:val="center"/>
        </w:trPr>
        <w:tc>
          <w:tcPr>
            <w:tcW w:w="1182" w:type="dxa"/>
            <w:vMerge/>
            <w:vAlign w:val="center"/>
          </w:tcPr>
          <w:p w14:paraId="1C793A75" w14:textId="77777777" w:rsidR="004A7AA0" w:rsidRDefault="004A7AA0" w:rsidP="00A86E0F">
            <w:pPr>
              <w:spacing w:line="480" w:lineRule="auto"/>
              <w:jc w:val="center"/>
            </w:pPr>
          </w:p>
        </w:tc>
        <w:tc>
          <w:tcPr>
            <w:tcW w:w="992" w:type="dxa"/>
            <w:vMerge/>
            <w:vAlign w:val="center"/>
          </w:tcPr>
          <w:p w14:paraId="71C46E1F" w14:textId="77777777" w:rsidR="004A7AA0" w:rsidRDefault="004A7AA0" w:rsidP="006A54E2">
            <w:pPr>
              <w:spacing w:line="360" w:lineRule="auto"/>
              <w:jc w:val="center"/>
            </w:pPr>
          </w:p>
        </w:tc>
        <w:tc>
          <w:tcPr>
            <w:tcW w:w="1134" w:type="dxa"/>
            <w:vAlign w:val="center"/>
          </w:tcPr>
          <w:p w14:paraId="77CC891D" w14:textId="77777777" w:rsidR="004A7AA0" w:rsidRDefault="004A7AA0" w:rsidP="006A54E2">
            <w:pPr>
              <w:spacing w:line="360" w:lineRule="auto"/>
              <w:jc w:val="center"/>
            </w:pPr>
            <w:r>
              <w:t>70</w:t>
            </w:r>
          </w:p>
        </w:tc>
        <w:tc>
          <w:tcPr>
            <w:tcW w:w="1696" w:type="dxa"/>
            <w:vAlign w:val="center"/>
          </w:tcPr>
          <w:p w14:paraId="2334AD6B" w14:textId="333E99AA" w:rsidR="004A7AA0" w:rsidRPr="007A58D4" w:rsidRDefault="004A7AA0" w:rsidP="006A54E2">
            <w:pPr>
              <w:spacing w:line="360" w:lineRule="auto"/>
              <w:jc w:val="center"/>
            </w:pPr>
            <w:r>
              <w:rPr>
                <w:rFonts w:ascii="Calibri" w:eastAsia="Times New Roman" w:hAnsi="Calibri" w:cs="Times New Roman"/>
                <w:color w:val="000000"/>
                <w:sz w:val="24"/>
                <w:szCs w:val="24"/>
              </w:rPr>
              <w:t>178</w:t>
            </w:r>
          </w:p>
        </w:tc>
        <w:tc>
          <w:tcPr>
            <w:tcW w:w="1696" w:type="dxa"/>
            <w:vAlign w:val="center"/>
          </w:tcPr>
          <w:p w14:paraId="53AFF4A1" w14:textId="0399D39F" w:rsidR="004A7AA0" w:rsidRPr="007A58D4" w:rsidRDefault="004A7AA0" w:rsidP="006A54E2">
            <w:pPr>
              <w:spacing w:line="360" w:lineRule="auto"/>
              <w:jc w:val="center"/>
            </w:pPr>
            <w:r>
              <w:rPr>
                <w:rFonts w:ascii="Calibri" w:eastAsia="Times New Roman" w:hAnsi="Calibri" w:cs="Times New Roman"/>
                <w:color w:val="000000"/>
                <w:sz w:val="24"/>
                <w:szCs w:val="24"/>
              </w:rPr>
              <w:t>197</w:t>
            </w:r>
          </w:p>
        </w:tc>
        <w:tc>
          <w:tcPr>
            <w:tcW w:w="1696" w:type="dxa"/>
            <w:vAlign w:val="center"/>
          </w:tcPr>
          <w:p w14:paraId="5CA77A50" w14:textId="3F582B77" w:rsidR="004A7AA0" w:rsidRPr="007A58D4" w:rsidRDefault="004A7AA0" w:rsidP="006A54E2">
            <w:pPr>
              <w:spacing w:line="360" w:lineRule="auto"/>
              <w:jc w:val="center"/>
            </w:pPr>
            <w:r>
              <w:rPr>
                <w:rFonts w:ascii="Calibri" w:eastAsia="Times New Roman" w:hAnsi="Calibri" w:cs="Times New Roman"/>
                <w:color w:val="000000"/>
                <w:sz w:val="24"/>
                <w:szCs w:val="24"/>
              </w:rPr>
              <w:t>259</w:t>
            </w:r>
          </w:p>
        </w:tc>
        <w:tc>
          <w:tcPr>
            <w:tcW w:w="1696" w:type="dxa"/>
            <w:vAlign w:val="center"/>
          </w:tcPr>
          <w:p w14:paraId="4BA748F4" w14:textId="6CF8EC26" w:rsidR="004A7AA0" w:rsidRPr="007A58D4" w:rsidRDefault="004A7AA0" w:rsidP="006A54E2">
            <w:pPr>
              <w:spacing w:line="360" w:lineRule="auto"/>
              <w:jc w:val="center"/>
            </w:pPr>
            <w:r>
              <w:rPr>
                <w:rFonts w:ascii="Calibri" w:eastAsia="Times New Roman" w:hAnsi="Calibri" w:cs="Times New Roman"/>
                <w:color w:val="000000"/>
                <w:sz w:val="24"/>
                <w:szCs w:val="24"/>
              </w:rPr>
              <w:t>4724</w:t>
            </w:r>
          </w:p>
        </w:tc>
        <w:tc>
          <w:tcPr>
            <w:tcW w:w="1696" w:type="dxa"/>
            <w:vAlign w:val="center"/>
          </w:tcPr>
          <w:p w14:paraId="3E9FFFFC" w14:textId="24885103" w:rsidR="004A7AA0" w:rsidRPr="007A58D4" w:rsidRDefault="004A7AA0" w:rsidP="006A54E2">
            <w:pPr>
              <w:spacing w:line="360" w:lineRule="auto"/>
              <w:jc w:val="center"/>
            </w:pPr>
            <w:r>
              <w:rPr>
                <w:rFonts w:ascii="Calibri" w:eastAsia="Times New Roman" w:hAnsi="Calibri" w:cs="Times New Roman"/>
                <w:color w:val="000000"/>
                <w:sz w:val="24"/>
                <w:szCs w:val="24"/>
              </w:rPr>
              <w:t>5034</w:t>
            </w:r>
          </w:p>
        </w:tc>
        <w:tc>
          <w:tcPr>
            <w:tcW w:w="1697" w:type="dxa"/>
            <w:vAlign w:val="center"/>
          </w:tcPr>
          <w:p w14:paraId="6C19777F" w14:textId="1C98A673" w:rsidR="004A7AA0" w:rsidRPr="007A58D4" w:rsidRDefault="004A7AA0" w:rsidP="006A54E2">
            <w:pPr>
              <w:spacing w:line="360" w:lineRule="auto"/>
              <w:jc w:val="center"/>
            </w:pPr>
            <w:r>
              <w:rPr>
                <w:rFonts w:ascii="Calibri" w:eastAsia="Times New Roman" w:hAnsi="Calibri" w:cs="Times New Roman"/>
                <w:color w:val="000000"/>
                <w:sz w:val="24"/>
                <w:szCs w:val="24"/>
              </w:rPr>
              <w:t>5845</w:t>
            </w:r>
          </w:p>
        </w:tc>
      </w:tr>
      <w:tr w:rsidR="004A7AA0" w14:paraId="31EB9665" w14:textId="3F68E676" w:rsidTr="000D371C">
        <w:trPr>
          <w:trHeight w:val="97"/>
          <w:jc w:val="center"/>
        </w:trPr>
        <w:tc>
          <w:tcPr>
            <w:tcW w:w="1182" w:type="dxa"/>
            <w:vMerge/>
            <w:vAlign w:val="center"/>
          </w:tcPr>
          <w:p w14:paraId="73B8230A" w14:textId="77777777" w:rsidR="004A7AA0" w:rsidRDefault="004A7AA0" w:rsidP="00A86E0F">
            <w:pPr>
              <w:spacing w:line="480" w:lineRule="auto"/>
              <w:jc w:val="center"/>
            </w:pPr>
          </w:p>
        </w:tc>
        <w:tc>
          <w:tcPr>
            <w:tcW w:w="992" w:type="dxa"/>
            <w:vMerge w:val="restart"/>
            <w:vAlign w:val="center"/>
          </w:tcPr>
          <w:p w14:paraId="7A251D5B" w14:textId="77777777" w:rsidR="004A7AA0" w:rsidRDefault="004A7AA0" w:rsidP="006A54E2">
            <w:pPr>
              <w:spacing w:line="360" w:lineRule="auto"/>
              <w:jc w:val="center"/>
            </w:pPr>
            <w:r>
              <w:t>80</w:t>
            </w:r>
          </w:p>
        </w:tc>
        <w:tc>
          <w:tcPr>
            <w:tcW w:w="1134" w:type="dxa"/>
            <w:vAlign w:val="center"/>
          </w:tcPr>
          <w:p w14:paraId="58B0D604" w14:textId="77777777" w:rsidR="004A7AA0" w:rsidRDefault="004A7AA0" w:rsidP="006A54E2">
            <w:pPr>
              <w:spacing w:line="360" w:lineRule="auto"/>
              <w:jc w:val="center"/>
            </w:pPr>
            <w:r>
              <w:t>30</w:t>
            </w:r>
          </w:p>
        </w:tc>
        <w:tc>
          <w:tcPr>
            <w:tcW w:w="1696" w:type="dxa"/>
            <w:vAlign w:val="center"/>
          </w:tcPr>
          <w:p w14:paraId="70399A9D" w14:textId="3488509E" w:rsidR="004A7AA0" w:rsidRPr="007A58D4" w:rsidRDefault="004A7AA0" w:rsidP="006A54E2">
            <w:pPr>
              <w:spacing w:line="360" w:lineRule="auto"/>
              <w:jc w:val="center"/>
            </w:pPr>
            <w:commentRangeStart w:id="23"/>
            <w:r>
              <w:rPr>
                <w:rFonts w:ascii="Calibri" w:eastAsia="Times New Roman" w:hAnsi="Calibri" w:cs="Times New Roman"/>
                <w:color w:val="000000"/>
                <w:sz w:val="24"/>
                <w:szCs w:val="24"/>
              </w:rPr>
              <w:t>130</w:t>
            </w:r>
            <w:commentRangeEnd w:id="23"/>
            <w:r w:rsidR="00812BBF">
              <w:rPr>
                <w:rStyle w:val="CommentReference"/>
              </w:rPr>
              <w:commentReference w:id="23"/>
            </w:r>
          </w:p>
        </w:tc>
        <w:tc>
          <w:tcPr>
            <w:tcW w:w="1696" w:type="dxa"/>
            <w:vAlign w:val="center"/>
          </w:tcPr>
          <w:p w14:paraId="44AE06F4" w14:textId="6C8995D0" w:rsidR="004A7AA0" w:rsidRPr="007A58D4" w:rsidRDefault="004A7AA0" w:rsidP="006A54E2">
            <w:pPr>
              <w:spacing w:line="360" w:lineRule="auto"/>
              <w:jc w:val="center"/>
            </w:pPr>
            <w:r>
              <w:rPr>
                <w:rFonts w:ascii="Calibri" w:eastAsia="Times New Roman" w:hAnsi="Calibri" w:cs="Times New Roman"/>
                <w:color w:val="000000"/>
                <w:sz w:val="24"/>
                <w:szCs w:val="24"/>
              </w:rPr>
              <w:t>144</w:t>
            </w:r>
          </w:p>
        </w:tc>
        <w:tc>
          <w:tcPr>
            <w:tcW w:w="1696" w:type="dxa"/>
            <w:vAlign w:val="center"/>
          </w:tcPr>
          <w:p w14:paraId="1DCAEAE3" w14:textId="75453349" w:rsidR="004A7AA0" w:rsidRPr="007A58D4" w:rsidRDefault="004A7AA0" w:rsidP="006A54E2">
            <w:pPr>
              <w:spacing w:line="360" w:lineRule="auto"/>
              <w:jc w:val="center"/>
            </w:pPr>
            <w:r>
              <w:rPr>
                <w:rFonts w:ascii="Calibri" w:eastAsia="Times New Roman" w:hAnsi="Calibri" w:cs="Times New Roman"/>
                <w:color w:val="000000"/>
                <w:sz w:val="24"/>
                <w:szCs w:val="24"/>
              </w:rPr>
              <w:t>188</w:t>
            </w:r>
          </w:p>
        </w:tc>
        <w:tc>
          <w:tcPr>
            <w:tcW w:w="1696" w:type="dxa"/>
            <w:vAlign w:val="center"/>
          </w:tcPr>
          <w:p w14:paraId="4B7DBDEA" w14:textId="273652C2" w:rsidR="004A7AA0" w:rsidRPr="007A58D4" w:rsidRDefault="004A7AA0" w:rsidP="006A54E2">
            <w:pPr>
              <w:spacing w:line="360" w:lineRule="auto"/>
              <w:jc w:val="center"/>
            </w:pPr>
            <w:r>
              <w:rPr>
                <w:rFonts w:ascii="Calibri" w:eastAsia="Times New Roman" w:hAnsi="Calibri" w:cs="Times New Roman"/>
                <w:color w:val="000000"/>
                <w:sz w:val="24"/>
                <w:szCs w:val="24"/>
              </w:rPr>
              <w:t>3430</w:t>
            </w:r>
          </w:p>
        </w:tc>
        <w:tc>
          <w:tcPr>
            <w:tcW w:w="1696" w:type="dxa"/>
            <w:vAlign w:val="center"/>
          </w:tcPr>
          <w:p w14:paraId="7102BC55" w14:textId="6A11B32B" w:rsidR="004A7AA0" w:rsidRPr="007A58D4" w:rsidRDefault="004A7AA0" w:rsidP="006A54E2">
            <w:pPr>
              <w:spacing w:line="360" w:lineRule="auto"/>
              <w:jc w:val="center"/>
            </w:pPr>
            <w:r>
              <w:rPr>
                <w:rFonts w:ascii="Calibri" w:eastAsia="Times New Roman" w:hAnsi="Calibri" w:cs="Times New Roman"/>
                <w:color w:val="000000"/>
                <w:sz w:val="24"/>
                <w:szCs w:val="24"/>
              </w:rPr>
              <w:t>3655</w:t>
            </w:r>
          </w:p>
        </w:tc>
        <w:tc>
          <w:tcPr>
            <w:tcW w:w="1697" w:type="dxa"/>
            <w:vAlign w:val="center"/>
          </w:tcPr>
          <w:p w14:paraId="365E1402" w14:textId="44135888" w:rsidR="004A7AA0" w:rsidRPr="007A58D4" w:rsidRDefault="004A7AA0" w:rsidP="006A54E2">
            <w:pPr>
              <w:spacing w:line="360" w:lineRule="auto"/>
              <w:jc w:val="center"/>
            </w:pPr>
            <w:r>
              <w:rPr>
                <w:rFonts w:ascii="Calibri" w:eastAsia="Times New Roman" w:hAnsi="Calibri" w:cs="Times New Roman"/>
                <w:color w:val="000000"/>
                <w:sz w:val="24"/>
                <w:szCs w:val="24"/>
              </w:rPr>
              <w:t>4233</w:t>
            </w:r>
          </w:p>
        </w:tc>
      </w:tr>
      <w:tr w:rsidR="004A7AA0" w14:paraId="4A783C98" w14:textId="00C87DF1" w:rsidTr="000D371C">
        <w:trPr>
          <w:trHeight w:val="97"/>
          <w:jc w:val="center"/>
        </w:trPr>
        <w:tc>
          <w:tcPr>
            <w:tcW w:w="1182" w:type="dxa"/>
            <w:vMerge/>
            <w:vAlign w:val="center"/>
          </w:tcPr>
          <w:p w14:paraId="35F5791C" w14:textId="77777777" w:rsidR="004A7AA0" w:rsidRDefault="004A7AA0" w:rsidP="00A86E0F">
            <w:pPr>
              <w:spacing w:line="480" w:lineRule="auto"/>
              <w:jc w:val="center"/>
            </w:pPr>
          </w:p>
        </w:tc>
        <w:tc>
          <w:tcPr>
            <w:tcW w:w="992" w:type="dxa"/>
            <w:vMerge/>
            <w:vAlign w:val="center"/>
          </w:tcPr>
          <w:p w14:paraId="2533E78A" w14:textId="77777777" w:rsidR="004A7AA0" w:rsidRDefault="004A7AA0" w:rsidP="00A86E0F">
            <w:pPr>
              <w:spacing w:line="480" w:lineRule="auto"/>
              <w:jc w:val="center"/>
            </w:pPr>
          </w:p>
        </w:tc>
        <w:tc>
          <w:tcPr>
            <w:tcW w:w="1134" w:type="dxa"/>
            <w:vAlign w:val="center"/>
          </w:tcPr>
          <w:p w14:paraId="4B20EC67" w14:textId="77777777" w:rsidR="004A7AA0" w:rsidRDefault="004A7AA0" w:rsidP="006A54E2">
            <w:pPr>
              <w:spacing w:line="360" w:lineRule="auto"/>
              <w:jc w:val="center"/>
            </w:pPr>
            <w:r>
              <w:t>70</w:t>
            </w:r>
          </w:p>
        </w:tc>
        <w:tc>
          <w:tcPr>
            <w:tcW w:w="1696" w:type="dxa"/>
            <w:vAlign w:val="center"/>
          </w:tcPr>
          <w:p w14:paraId="7B39BDBE" w14:textId="7ACD78EB" w:rsidR="004A7AA0" w:rsidRPr="007A58D4" w:rsidRDefault="004A7AA0" w:rsidP="006A54E2">
            <w:pPr>
              <w:spacing w:line="360" w:lineRule="auto"/>
              <w:jc w:val="center"/>
            </w:pPr>
            <w:r>
              <w:rPr>
                <w:rFonts w:ascii="Calibri" w:eastAsia="Times New Roman" w:hAnsi="Calibri" w:cs="Times New Roman"/>
                <w:color w:val="000000"/>
                <w:sz w:val="24"/>
                <w:szCs w:val="24"/>
              </w:rPr>
              <w:t>137</w:t>
            </w:r>
          </w:p>
        </w:tc>
        <w:tc>
          <w:tcPr>
            <w:tcW w:w="1696" w:type="dxa"/>
            <w:vAlign w:val="center"/>
          </w:tcPr>
          <w:p w14:paraId="44CF75F5" w14:textId="37A4C3E3" w:rsidR="004A7AA0" w:rsidRPr="007A58D4" w:rsidRDefault="004A7AA0" w:rsidP="006A54E2">
            <w:pPr>
              <w:spacing w:line="360" w:lineRule="auto"/>
              <w:jc w:val="center"/>
            </w:pPr>
            <w:r>
              <w:rPr>
                <w:rFonts w:ascii="Calibri" w:eastAsia="Times New Roman" w:hAnsi="Calibri" w:cs="Times New Roman"/>
                <w:color w:val="000000"/>
                <w:sz w:val="24"/>
                <w:szCs w:val="24"/>
              </w:rPr>
              <w:t>151</w:t>
            </w:r>
          </w:p>
        </w:tc>
        <w:tc>
          <w:tcPr>
            <w:tcW w:w="1696" w:type="dxa"/>
            <w:vAlign w:val="center"/>
          </w:tcPr>
          <w:p w14:paraId="2F1E1A59" w14:textId="46FBA053" w:rsidR="004A7AA0" w:rsidRPr="007A58D4" w:rsidRDefault="004A7AA0" w:rsidP="006A54E2">
            <w:pPr>
              <w:spacing w:line="360" w:lineRule="auto"/>
              <w:jc w:val="center"/>
            </w:pPr>
            <w:r>
              <w:rPr>
                <w:rFonts w:ascii="Calibri" w:eastAsia="Times New Roman" w:hAnsi="Calibri" w:cs="Times New Roman"/>
                <w:color w:val="000000"/>
                <w:sz w:val="24"/>
                <w:szCs w:val="24"/>
              </w:rPr>
              <w:t>199</w:t>
            </w:r>
          </w:p>
        </w:tc>
        <w:tc>
          <w:tcPr>
            <w:tcW w:w="1696" w:type="dxa"/>
            <w:vAlign w:val="center"/>
          </w:tcPr>
          <w:p w14:paraId="08734DB1" w14:textId="35382011" w:rsidR="004A7AA0" w:rsidRPr="007A58D4" w:rsidRDefault="004A7AA0" w:rsidP="006A54E2">
            <w:pPr>
              <w:spacing w:line="360" w:lineRule="auto"/>
              <w:jc w:val="center"/>
            </w:pPr>
            <w:r>
              <w:rPr>
                <w:rFonts w:ascii="Calibri" w:eastAsia="Times New Roman" w:hAnsi="Calibri" w:cs="Times New Roman"/>
                <w:color w:val="000000"/>
                <w:sz w:val="24"/>
                <w:szCs w:val="24"/>
              </w:rPr>
              <w:t>3631</w:t>
            </w:r>
          </w:p>
        </w:tc>
        <w:tc>
          <w:tcPr>
            <w:tcW w:w="1696" w:type="dxa"/>
            <w:vAlign w:val="center"/>
          </w:tcPr>
          <w:p w14:paraId="702FC0BE" w14:textId="4532EAAA" w:rsidR="004A7AA0" w:rsidRPr="007A58D4" w:rsidRDefault="004A7AA0" w:rsidP="006A54E2">
            <w:pPr>
              <w:spacing w:line="360" w:lineRule="auto"/>
              <w:jc w:val="center"/>
            </w:pPr>
            <w:r>
              <w:rPr>
                <w:rFonts w:ascii="Calibri" w:eastAsia="Times New Roman" w:hAnsi="Calibri" w:cs="Times New Roman"/>
                <w:color w:val="000000"/>
                <w:sz w:val="24"/>
                <w:szCs w:val="24"/>
              </w:rPr>
              <w:t>3871</w:t>
            </w:r>
          </w:p>
        </w:tc>
        <w:tc>
          <w:tcPr>
            <w:tcW w:w="1697" w:type="dxa"/>
            <w:vAlign w:val="center"/>
          </w:tcPr>
          <w:p w14:paraId="26944A5D" w14:textId="4D616854" w:rsidR="004A7AA0" w:rsidRPr="007A58D4" w:rsidRDefault="004A7AA0" w:rsidP="006A54E2">
            <w:pPr>
              <w:spacing w:line="360" w:lineRule="auto"/>
              <w:jc w:val="center"/>
            </w:pPr>
            <w:r>
              <w:rPr>
                <w:rFonts w:ascii="Calibri" w:eastAsia="Times New Roman" w:hAnsi="Calibri" w:cs="Times New Roman"/>
                <w:color w:val="000000"/>
                <w:sz w:val="24"/>
                <w:szCs w:val="24"/>
              </w:rPr>
              <w:t>4504</w:t>
            </w:r>
          </w:p>
        </w:tc>
      </w:tr>
    </w:tbl>
    <w:p w14:paraId="53D59932" w14:textId="77777777" w:rsidR="003620B7" w:rsidRDefault="003620B7" w:rsidP="006A54E2">
      <w:pPr>
        <w:spacing w:after="0" w:line="480" w:lineRule="auto"/>
        <w:rPr>
          <w:sz w:val="18"/>
        </w:rPr>
      </w:pPr>
    </w:p>
    <w:p w14:paraId="2B68FCF3" w14:textId="77777777" w:rsidR="004A7AA0" w:rsidRDefault="004A7AA0" w:rsidP="006A54E2">
      <w:pPr>
        <w:spacing w:after="0" w:line="480" w:lineRule="auto"/>
        <w:rPr>
          <w:sz w:val="18"/>
        </w:rPr>
      </w:pPr>
    </w:p>
    <w:p w14:paraId="75BCBD62" w14:textId="77777777" w:rsidR="004A7AA0" w:rsidRPr="00725B57" w:rsidRDefault="004A7AA0" w:rsidP="00725B57">
      <w:pPr>
        <w:pStyle w:val="Caption"/>
        <w:keepNext/>
        <w:spacing w:after="60"/>
        <w:rPr>
          <w:rFonts w:asciiTheme="minorHAnsi" w:hAnsiTheme="minorHAnsi"/>
          <w:b w:val="0"/>
          <w:color w:val="auto"/>
        </w:rPr>
      </w:pPr>
    </w:p>
    <w:p w14:paraId="21A3F71E" w14:textId="7E4E44F6" w:rsidR="003620B7" w:rsidRPr="00725B57" w:rsidRDefault="003620B7" w:rsidP="00725B57">
      <w:pPr>
        <w:pStyle w:val="Caption"/>
        <w:keepNext/>
        <w:spacing w:after="60"/>
        <w:rPr>
          <w:rFonts w:asciiTheme="minorHAnsi" w:hAnsiTheme="minorHAnsi"/>
          <w:b w:val="0"/>
          <w:color w:val="auto"/>
        </w:rPr>
      </w:pPr>
      <w:r w:rsidRPr="00725B57">
        <w:rPr>
          <w:rFonts w:asciiTheme="minorHAnsi" w:hAnsiTheme="minorHAnsi"/>
          <w:b w:val="0"/>
          <w:color w:val="auto"/>
        </w:rPr>
        <w:t xml:space="preserve">Table </w:t>
      </w:r>
      <w:r w:rsidRPr="00725B57">
        <w:rPr>
          <w:rFonts w:asciiTheme="minorHAnsi" w:hAnsiTheme="minorHAnsi"/>
          <w:b w:val="0"/>
          <w:color w:val="auto"/>
        </w:rPr>
        <w:fldChar w:fldCharType="begin"/>
      </w:r>
      <w:r w:rsidRPr="00725B57">
        <w:rPr>
          <w:rFonts w:asciiTheme="minorHAnsi" w:hAnsiTheme="minorHAnsi"/>
          <w:b w:val="0"/>
          <w:color w:val="auto"/>
        </w:rPr>
        <w:instrText xml:space="preserve"> SEQ Table \* ARABIC </w:instrText>
      </w:r>
      <w:r w:rsidRPr="00725B57">
        <w:rPr>
          <w:rFonts w:asciiTheme="minorHAnsi" w:hAnsiTheme="minorHAnsi"/>
          <w:b w:val="0"/>
          <w:color w:val="auto"/>
        </w:rPr>
        <w:fldChar w:fldCharType="separate"/>
      </w:r>
      <w:r w:rsidRPr="00725B57">
        <w:rPr>
          <w:rFonts w:asciiTheme="minorHAnsi" w:hAnsiTheme="minorHAnsi"/>
          <w:b w:val="0"/>
          <w:color w:val="auto"/>
        </w:rPr>
        <w:t>4</w:t>
      </w:r>
      <w:r w:rsidRPr="00725B57">
        <w:rPr>
          <w:rFonts w:asciiTheme="minorHAnsi" w:hAnsiTheme="minorHAnsi"/>
          <w:b w:val="0"/>
          <w:color w:val="auto"/>
        </w:rPr>
        <w:fldChar w:fldCharType="end"/>
      </w:r>
      <w:r w:rsidRPr="00725B57">
        <w:rPr>
          <w:rFonts w:asciiTheme="minorHAnsi" w:hAnsiTheme="minorHAnsi"/>
          <w:b w:val="0"/>
          <w:color w:val="auto"/>
        </w:rPr>
        <w:t xml:space="preserve">: </w:t>
      </w:r>
      <w:commentRangeStart w:id="24"/>
      <w:r w:rsidRPr="00725B57">
        <w:rPr>
          <w:rFonts w:asciiTheme="minorHAnsi" w:hAnsiTheme="minorHAnsi"/>
          <w:b w:val="0"/>
          <w:color w:val="auto"/>
        </w:rPr>
        <w:t>Number</w:t>
      </w:r>
      <w:commentRangeEnd w:id="24"/>
      <w:r w:rsidR="001810D6" w:rsidRPr="00725B57">
        <w:commentReference w:id="24"/>
      </w:r>
      <w:r w:rsidRPr="00725B57">
        <w:rPr>
          <w:rFonts w:asciiTheme="minorHAnsi" w:hAnsiTheme="minorHAnsi"/>
          <w:b w:val="0"/>
          <w:color w:val="auto"/>
        </w:rPr>
        <w:t xml:space="preserve"> vaccinated and number of TB disease cases and TB deaths averted, based on cumulative cases averted during the period 2025-2050 by implementation in 2025 of vaccine profiles with 20years duration of protection and 5% waning per year</w:t>
      </w:r>
    </w:p>
    <w:tbl>
      <w:tblPr>
        <w:tblStyle w:val="TableGrid"/>
        <w:tblW w:w="14238" w:type="dxa"/>
        <w:jc w:val="center"/>
        <w:tblInd w:w="-235" w:type="dxa"/>
        <w:tblLayout w:type="fixed"/>
        <w:tblLook w:val="04A0" w:firstRow="1" w:lastRow="0" w:firstColumn="1" w:lastColumn="0" w:noHBand="0" w:noVBand="1"/>
      </w:tblPr>
      <w:tblGrid>
        <w:gridCol w:w="1584"/>
        <w:gridCol w:w="992"/>
        <w:gridCol w:w="1134"/>
        <w:gridCol w:w="1392"/>
        <w:gridCol w:w="1522"/>
        <w:gridCol w:w="1523"/>
        <w:gridCol w:w="1523"/>
        <w:gridCol w:w="1522"/>
        <w:gridCol w:w="1523"/>
        <w:gridCol w:w="1523"/>
      </w:tblGrid>
      <w:tr w:rsidR="003620B7" w14:paraId="577816EB" w14:textId="77777777" w:rsidTr="00E56C1B">
        <w:trPr>
          <w:trHeight w:val="1891"/>
          <w:jc w:val="center"/>
        </w:trPr>
        <w:tc>
          <w:tcPr>
            <w:tcW w:w="1584" w:type="dxa"/>
            <w:vAlign w:val="center"/>
          </w:tcPr>
          <w:p w14:paraId="2A4BEECD" w14:textId="77777777" w:rsidR="003620B7" w:rsidRPr="00347DD1" w:rsidRDefault="003620B7" w:rsidP="003620B7">
            <w:pPr>
              <w:spacing w:line="360" w:lineRule="auto"/>
              <w:jc w:val="center"/>
              <w:rPr>
                <w:b/>
              </w:rPr>
            </w:pPr>
            <w:r>
              <w:rPr>
                <w:b/>
              </w:rPr>
              <w:t xml:space="preserve">Vaccine </w:t>
            </w:r>
            <w:r w:rsidRPr="00347DD1">
              <w:rPr>
                <w:b/>
              </w:rPr>
              <w:t>Mode of Action</w:t>
            </w:r>
          </w:p>
        </w:tc>
        <w:tc>
          <w:tcPr>
            <w:tcW w:w="992" w:type="dxa"/>
            <w:vAlign w:val="center"/>
          </w:tcPr>
          <w:p w14:paraId="3E14EB17" w14:textId="77777777" w:rsidR="003620B7" w:rsidRPr="00347DD1" w:rsidRDefault="003620B7" w:rsidP="003620B7">
            <w:pPr>
              <w:spacing w:line="360" w:lineRule="auto"/>
              <w:jc w:val="center"/>
              <w:rPr>
                <w:b/>
              </w:rPr>
            </w:pPr>
            <w:r>
              <w:rPr>
                <w:b/>
              </w:rPr>
              <w:t>Vaccine Efficacy (%)</w:t>
            </w:r>
          </w:p>
        </w:tc>
        <w:tc>
          <w:tcPr>
            <w:tcW w:w="1134" w:type="dxa"/>
            <w:vAlign w:val="center"/>
          </w:tcPr>
          <w:p w14:paraId="438BA92C" w14:textId="77777777" w:rsidR="003620B7" w:rsidRPr="00347DD1" w:rsidRDefault="003620B7" w:rsidP="003620B7">
            <w:pPr>
              <w:spacing w:line="360" w:lineRule="auto"/>
              <w:jc w:val="center"/>
              <w:rPr>
                <w:b/>
              </w:rPr>
            </w:pPr>
            <w:r>
              <w:rPr>
                <w:b/>
              </w:rPr>
              <w:t>Vaccine Coverage (%)</w:t>
            </w:r>
          </w:p>
        </w:tc>
        <w:tc>
          <w:tcPr>
            <w:tcW w:w="1392" w:type="dxa"/>
            <w:vAlign w:val="center"/>
          </w:tcPr>
          <w:p w14:paraId="5FE5D253" w14:textId="5CCC1067" w:rsidR="003620B7" w:rsidRPr="00E56C1B" w:rsidRDefault="003620B7" w:rsidP="00E56C1B">
            <w:pPr>
              <w:spacing w:line="360" w:lineRule="auto"/>
              <w:jc w:val="center"/>
              <w:rPr>
                <w:b/>
              </w:rPr>
            </w:pPr>
            <w:r w:rsidRPr="00E56C1B">
              <w:rPr>
                <w:b/>
              </w:rPr>
              <w:t>Number of Vaccines Delivered (</w:t>
            </w:r>
            <w:r w:rsidR="00E56C1B" w:rsidRPr="00E56C1B">
              <w:rPr>
                <w:b/>
              </w:rPr>
              <w:t>Thousand</w:t>
            </w:r>
            <w:r w:rsidRPr="00E56C1B">
              <w:rPr>
                <w:b/>
              </w:rPr>
              <w:t>s)</w:t>
            </w:r>
          </w:p>
        </w:tc>
        <w:tc>
          <w:tcPr>
            <w:tcW w:w="1522" w:type="dxa"/>
            <w:vAlign w:val="center"/>
          </w:tcPr>
          <w:p w14:paraId="7385798D" w14:textId="45E71DE3" w:rsidR="003620B7" w:rsidRPr="00E56C1B" w:rsidRDefault="003620B7" w:rsidP="00E56C1B">
            <w:pPr>
              <w:spacing w:line="360" w:lineRule="auto"/>
              <w:jc w:val="center"/>
              <w:rPr>
                <w:b/>
              </w:rPr>
            </w:pPr>
            <w:r w:rsidRPr="00E56C1B">
              <w:rPr>
                <w:b/>
              </w:rPr>
              <w:t xml:space="preserve">TB disease cases of any age </w:t>
            </w:r>
            <w:r w:rsidR="00E56C1B">
              <w:rPr>
                <w:b/>
              </w:rPr>
              <w:t>a</w:t>
            </w:r>
            <w:r w:rsidRPr="00E56C1B">
              <w:rPr>
                <w:b/>
              </w:rPr>
              <w:t>verted</w:t>
            </w:r>
            <w:r w:rsidR="00E56C1B" w:rsidRPr="00E56C1B">
              <w:rPr>
                <w:b/>
              </w:rPr>
              <w:t xml:space="preserve"> (Thousands)</w:t>
            </w:r>
          </w:p>
        </w:tc>
        <w:tc>
          <w:tcPr>
            <w:tcW w:w="1523" w:type="dxa"/>
            <w:vAlign w:val="center"/>
          </w:tcPr>
          <w:p w14:paraId="62951BD1" w14:textId="1C2DFCB6" w:rsidR="003620B7" w:rsidRPr="00E56C1B" w:rsidRDefault="003620B7" w:rsidP="003620B7">
            <w:pPr>
              <w:spacing w:line="360" w:lineRule="auto"/>
              <w:jc w:val="center"/>
              <w:rPr>
                <w:b/>
              </w:rPr>
            </w:pPr>
            <w:r w:rsidRPr="00E56C1B">
              <w:rPr>
                <w:b/>
              </w:rPr>
              <w:t xml:space="preserve">TB disease cases </w:t>
            </w:r>
            <w:r w:rsidRPr="00E56C1B">
              <w:rPr>
                <w:b/>
              </w:rPr>
              <w:sym w:font="Symbol" w:char="F0B3"/>
            </w:r>
            <w:r w:rsidRPr="00E56C1B">
              <w:rPr>
                <w:b/>
              </w:rPr>
              <w:t xml:space="preserve">55 years averted </w:t>
            </w:r>
            <w:r w:rsidR="00E56C1B" w:rsidRPr="00E56C1B">
              <w:rPr>
                <w:b/>
              </w:rPr>
              <w:t>(Thousands)</w:t>
            </w:r>
          </w:p>
        </w:tc>
        <w:tc>
          <w:tcPr>
            <w:tcW w:w="1523" w:type="dxa"/>
            <w:vAlign w:val="center"/>
          </w:tcPr>
          <w:p w14:paraId="0D591C09" w14:textId="2B448392" w:rsidR="003620B7" w:rsidRPr="00E56C1B" w:rsidRDefault="003620B7" w:rsidP="003620B7">
            <w:pPr>
              <w:spacing w:line="360" w:lineRule="auto"/>
              <w:jc w:val="center"/>
              <w:rPr>
                <w:b/>
              </w:rPr>
            </w:pPr>
            <w:r w:rsidRPr="00E56C1B">
              <w:rPr>
                <w:b/>
              </w:rPr>
              <w:t xml:space="preserve">TB disease cases </w:t>
            </w:r>
            <w:r w:rsidRPr="00E56C1B">
              <w:rPr>
                <w:b/>
              </w:rPr>
              <w:sym w:font="Symbol" w:char="F0B3"/>
            </w:r>
            <w:r w:rsidRPr="00E56C1B">
              <w:rPr>
                <w:b/>
              </w:rPr>
              <w:t xml:space="preserve">65 years averted </w:t>
            </w:r>
            <w:r w:rsidR="00E56C1B" w:rsidRPr="00E56C1B">
              <w:rPr>
                <w:b/>
              </w:rPr>
              <w:t>(Thousands)</w:t>
            </w:r>
          </w:p>
        </w:tc>
        <w:tc>
          <w:tcPr>
            <w:tcW w:w="1522" w:type="dxa"/>
            <w:vAlign w:val="center"/>
          </w:tcPr>
          <w:p w14:paraId="2E954975" w14:textId="02F4252A" w:rsidR="003620B7" w:rsidRDefault="003620B7" w:rsidP="003620B7">
            <w:pPr>
              <w:spacing w:line="360" w:lineRule="auto"/>
              <w:jc w:val="center"/>
              <w:rPr>
                <w:b/>
              </w:rPr>
            </w:pPr>
            <w:r>
              <w:rPr>
                <w:b/>
              </w:rPr>
              <w:t xml:space="preserve">TB </w:t>
            </w:r>
            <w:r w:rsidRPr="00347DD1">
              <w:rPr>
                <w:b/>
              </w:rPr>
              <w:t>death</w:t>
            </w:r>
            <w:r w:rsidR="001C2F37">
              <w:rPr>
                <w:b/>
              </w:rPr>
              <w:t>s</w:t>
            </w:r>
            <w:r>
              <w:rPr>
                <w:b/>
              </w:rPr>
              <w:t xml:space="preserve"> of any</w:t>
            </w:r>
            <w:r w:rsidR="00E56C1B">
              <w:rPr>
                <w:b/>
              </w:rPr>
              <w:t xml:space="preserve"> age</w:t>
            </w:r>
          </w:p>
          <w:p w14:paraId="302FCC38" w14:textId="148254DD" w:rsidR="003620B7" w:rsidRPr="00347DD1" w:rsidRDefault="00E56C1B" w:rsidP="003620B7">
            <w:pPr>
              <w:spacing w:line="360" w:lineRule="auto"/>
              <w:jc w:val="center"/>
              <w:rPr>
                <w:b/>
              </w:rPr>
            </w:pPr>
            <w:proofErr w:type="gramStart"/>
            <w:r>
              <w:rPr>
                <w:b/>
              </w:rPr>
              <w:t>a</w:t>
            </w:r>
            <w:r w:rsidR="003620B7">
              <w:rPr>
                <w:b/>
              </w:rPr>
              <w:t>verted</w:t>
            </w:r>
            <w:proofErr w:type="gramEnd"/>
            <w:r>
              <w:rPr>
                <w:b/>
              </w:rPr>
              <w:t xml:space="preserve"> </w:t>
            </w:r>
            <w:r w:rsidRPr="00E56C1B">
              <w:rPr>
                <w:b/>
              </w:rPr>
              <w:t>(Thousands)</w:t>
            </w:r>
          </w:p>
        </w:tc>
        <w:tc>
          <w:tcPr>
            <w:tcW w:w="1523" w:type="dxa"/>
            <w:vAlign w:val="center"/>
          </w:tcPr>
          <w:p w14:paraId="34BA5B75" w14:textId="4DB3524A" w:rsidR="003620B7" w:rsidRPr="00347DD1" w:rsidRDefault="003620B7" w:rsidP="003620B7">
            <w:pPr>
              <w:spacing w:line="360" w:lineRule="auto"/>
              <w:jc w:val="center"/>
              <w:rPr>
                <w:b/>
              </w:rPr>
            </w:pPr>
            <w:r>
              <w:rPr>
                <w:b/>
              </w:rPr>
              <w:t xml:space="preserve">TB </w:t>
            </w:r>
            <w:r w:rsidRPr="00347DD1">
              <w:rPr>
                <w:b/>
              </w:rPr>
              <w:t>death</w:t>
            </w:r>
            <w:r w:rsidR="001C2F37">
              <w:rPr>
                <w:b/>
              </w:rPr>
              <w:t>s</w:t>
            </w:r>
            <w:r>
              <w:rPr>
                <w:b/>
              </w:rPr>
              <w:t xml:space="preserve"> </w:t>
            </w:r>
            <w:r>
              <w:rPr>
                <w:b/>
              </w:rPr>
              <w:sym w:font="Symbol" w:char="F0B3"/>
            </w:r>
            <w:r>
              <w:rPr>
                <w:b/>
              </w:rPr>
              <w:t>55 years averted</w:t>
            </w:r>
            <w:r w:rsidR="00E56C1B">
              <w:rPr>
                <w:b/>
              </w:rPr>
              <w:t xml:space="preserve"> </w:t>
            </w:r>
            <w:r w:rsidR="00E56C1B" w:rsidRPr="00E56C1B">
              <w:rPr>
                <w:b/>
              </w:rPr>
              <w:t>(Thousands)</w:t>
            </w:r>
          </w:p>
        </w:tc>
        <w:tc>
          <w:tcPr>
            <w:tcW w:w="1523" w:type="dxa"/>
            <w:vAlign w:val="center"/>
          </w:tcPr>
          <w:p w14:paraId="6C536C8C" w14:textId="480FD5C9" w:rsidR="003620B7" w:rsidRPr="00347DD1" w:rsidRDefault="003620B7" w:rsidP="003620B7">
            <w:pPr>
              <w:spacing w:line="360" w:lineRule="auto"/>
              <w:jc w:val="center"/>
              <w:rPr>
                <w:b/>
              </w:rPr>
            </w:pPr>
            <w:r>
              <w:rPr>
                <w:b/>
              </w:rPr>
              <w:t xml:space="preserve">TB </w:t>
            </w:r>
            <w:r w:rsidRPr="00347DD1">
              <w:rPr>
                <w:b/>
              </w:rPr>
              <w:t>death</w:t>
            </w:r>
            <w:r w:rsidR="001C2F37">
              <w:rPr>
                <w:b/>
              </w:rPr>
              <w:t>s</w:t>
            </w:r>
            <w:r>
              <w:rPr>
                <w:b/>
              </w:rPr>
              <w:t xml:space="preserve"> </w:t>
            </w:r>
            <w:r>
              <w:rPr>
                <w:b/>
              </w:rPr>
              <w:sym w:font="Symbol" w:char="F0B3"/>
            </w:r>
            <w:r>
              <w:rPr>
                <w:b/>
              </w:rPr>
              <w:t>65 years averted</w:t>
            </w:r>
            <w:r w:rsidR="00E56C1B">
              <w:rPr>
                <w:b/>
              </w:rPr>
              <w:t xml:space="preserve"> </w:t>
            </w:r>
            <w:r w:rsidR="00E56C1B" w:rsidRPr="00E56C1B">
              <w:rPr>
                <w:b/>
              </w:rPr>
              <w:t>(Thousands)</w:t>
            </w:r>
          </w:p>
        </w:tc>
      </w:tr>
      <w:tr w:rsidR="001C2F37" w14:paraId="64BA2591" w14:textId="77777777" w:rsidTr="00E56C1B">
        <w:trPr>
          <w:trHeight w:val="194"/>
          <w:jc w:val="center"/>
        </w:trPr>
        <w:tc>
          <w:tcPr>
            <w:tcW w:w="1584" w:type="dxa"/>
            <w:vMerge w:val="restart"/>
            <w:vAlign w:val="center"/>
          </w:tcPr>
          <w:p w14:paraId="35140A1E" w14:textId="77777777" w:rsidR="001C2F37" w:rsidRDefault="001C2F37" w:rsidP="003620B7">
            <w:pPr>
              <w:spacing w:line="480" w:lineRule="auto"/>
              <w:jc w:val="center"/>
            </w:pPr>
            <w:r>
              <w:t>Pre-infection</w:t>
            </w:r>
          </w:p>
        </w:tc>
        <w:tc>
          <w:tcPr>
            <w:tcW w:w="992" w:type="dxa"/>
            <w:vMerge w:val="restart"/>
            <w:vAlign w:val="center"/>
          </w:tcPr>
          <w:p w14:paraId="5CD4E515" w14:textId="77777777" w:rsidR="001C2F37" w:rsidRDefault="001C2F37" w:rsidP="003620B7">
            <w:pPr>
              <w:spacing w:line="360" w:lineRule="auto"/>
              <w:jc w:val="center"/>
            </w:pPr>
            <w:r>
              <w:t>40</w:t>
            </w:r>
          </w:p>
        </w:tc>
        <w:tc>
          <w:tcPr>
            <w:tcW w:w="1134" w:type="dxa"/>
            <w:vAlign w:val="center"/>
          </w:tcPr>
          <w:p w14:paraId="6E653BB4" w14:textId="77777777" w:rsidR="001C2F37" w:rsidRDefault="001C2F37" w:rsidP="003620B7">
            <w:pPr>
              <w:spacing w:line="360" w:lineRule="auto"/>
              <w:jc w:val="center"/>
            </w:pPr>
            <w:r>
              <w:t>30</w:t>
            </w:r>
          </w:p>
        </w:tc>
        <w:tc>
          <w:tcPr>
            <w:tcW w:w="1392" w:type="dxa"/>
            <w:vAlign w:val="bottom"/>
          </w:tcPr>
          <w:p w14:paraId="3CB069DE"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182,372</w:t>
            </w:r>
          </w:p>
        </w:tc>
        <w:tc>
          <w:tcPr>
            <w:tcW w:w="1522" w:type="dxa"/>
            <w:vAlign w:val="bottom"/>
          </w:tcPr>
          <w:p w14:paraId="56DA3EB1" w14:textId="6F23001C" w:rsidR="001C2F37" w:rsidRPr="007A58D4" w:rsidRDefault="001C2F37" w:rsidP="001C2F37">
            <w:pPr>
              <w:spacing w:line="360" w:lineRule="auto"/>
              <w:jc w:val="center"/>
            </w:pPr>
            <w:r>
              <w:rPr>
                <w:rFonts w:ascii="Calibri" w:eastAsia="Times New Roman" w:hAnsi="Calibri" w:cs="Times New Roman"/>
                <w:color w:val="000000"/>
                <w:sz w:val="24"/>
                <w:szCs w:val="24"/>
              </w:rPr>
              <w:t>161</w:t>
            </w:r>
          </w:p>
        </w:tc>
        <w:tc>
          <w:tcPr>
            <w:tcW w:w="1523" w:type="dxa"/>
            <w:vAlign w:val="bottom"/>
          </w:tcPr>
          <w:p w14:paraId="0DA3EC5D" w14:textId="148F7DAA" w:rsidR="001C2F37" w:rsidRPr="007A58D4" w:rsidRDefault="001C2F37" w:rsidP="001C2F37">
            <w:pPr>
              <w:spacing w:line="360" w:lineRule="auto"/>
              <w:jc w:val="center"/>
            </w:pPr>
            <w:r>
              <w:rPr>
                <w:rFonts w:ascii="Calibri" w:eastAsia="Times New Roman" w:hAnsi="Calibri" w:cs="Times New Roman"/>
                <w:color w:val="000000"/>
                <w:sz w:val="24"/>
                <w:szCs w:val="24"/>
              </w:rPr>
              <w:t>143</w:t>
            </w:r>
          </w:p>
        </w:tc>
        <w:tc>
          <w:tcPr>
            <w:tcW w:w="1523" w:type="dxa"/>
            <w:vAlign w:val="bottom"/>
          </w:tcPr>
          <w:p w14:paraId="64AF5A04" w14:textId="794C70B3" w:rsidR="001C2F37" w:rsidRPr="007A58D4" w:rsidRDefault="001C2F37" w:rsidP="001C2F37">
            <w:pPr>
              <w:spacing w:line="360" w:lineRule="auto"/>
              <w:jc w:val="center"/>
            </w:pPr>
            <w:r>
              <w:rPr>
                <w:rFonts w:ascii="Calibri" w:eastAsia="Times New Roman" w:hAnsi="Calibri" w:cs="Times New Roman"/>
                <w:color w:val="000000"/>
                <w:sz w:val="24"/>
                <w:szCs w:val="24"/>
              </w:rPr>
              <w:t>98</w:t>
            </w:r>
          </w:p>
        </w:tc>
        <w:tc>
          <w:tcPr>
            <w:tcW w:w="1522" w:type="dxa"/>
            <w:vAlign w:val="bottom"/>
          </w:tcPr>
          <w:p w14:paraId="361D2811" w14:textId="1BB335B5" w:rsidR="001C2F37" w:rsidRPr="007A58D4" w:rsidRDefault="001C2F37" w:rsidP="001C2F37">
            <w:pPr>
              <w:spacing w:line="360" w:lineRule="auto"/>
              <w:jc w:val="center"/>
            </w:pPr>
            <w:r>
              <w:rPr>
                <w:rFonts w:ascii="Calibri" w:eastAsia="Times New Roman" w:hAnsi="Calibri" w:cs="Times New Roman"/>
                <w:color w:val="000000"/>
                <w:sz w:val="24"/>
                <w:szCs w:val="24"/>
              </w:rPr>
              <w:t>6</w:t>
            </w:r>
          </w:p>
        </w:tc>
        <w:tc>
          <w:tcPr>
            <w:tcW w:w="1523" w:type="dxa"/>
            <w:vAlign w:val="bottom"/>
          </w:tcPr>
          <w:p w14:paraId="1796DB23" w14:textId="7A4A91E3" w:rsidR="001C2F37" w:rsidRPr="007A58D4" w:rsidRDefault="001C2F37" w:rsidP="001C2F37">
            <w:pPr>
              <w:spacing w:line="360" w:lineRule="auto"/>
              <w:jc w:val="center"/>
            </w:pPr>
            <w:r>
              <w:rPr>
                <w:rFonts w:ascii="Calibri" w:eastAsia="Times New Roman" w:hAnsi="Calibri" w:cs="Times New Roman"/>
                <w:color w:val="000000"/>
                <w:sz w:val="24"/>
                <w:szCs w:val="24"/>
              </w:rPr>
              <w:t>5</w:t>
            </w:r>
          </w:p>
        </w:tc>
        <w:tc>
          <w:tcPr>
            <w:tcW w:w="1523" w:type="dxa"/>
            <w:vAlign w:val="bottom"/>
          </w:tcPr>
          <w:p w14:paraId="116181B8" w14:textId="36352140" w:rsidR="001C2F37" w:rsidRPr="007A58D4" w:rsidRDefault="001C2F37" w:rsidP="001C2F37">
            <w:pPr>
              <w:spacing w:line="360" w:lineRule="auto"/>
              <w:jc w:val="center"/>
            </w:pPr>
            <w:r>
              <w:rPr>
                <w:rFonts w:ascii="Calibri" w:eastAsia="Times New Roman" w:hAnsi="Calibri" w:cs="Times New Roman"/>
                <w:color w:val="000000"/>
                <w:sz w:val="24"/>
                <w:szCs w:val="24"/>
              </w:rPr>
              <w:t>4</w:t>
            </w:r>
          </w:p>
        </w:tc>
      </w:tr>
      <w:tr w:rsidR="001C2F37" w14:paraId="59C6EBB8" w14:textId="77777777" w:rsidTr="00E56C1B">
        <w:trPr>
          <w:trHeight w:val="97"/>
          <w:jc w:val="center"/>
        </w:trPr>
        <w:tc>
          <w:tcPr>
            <w:tcW w:w="1584" w:type="dxa"/>
            <w:vMerge/>
            <w:vAlign w:val="center"/>
          </w:tcPr>
          <w:p w14:paraId="54400E95" w14:textId="77777777" w:rsidR="001C2F37" w:rsidRDefault="001C2F37" w:rsidP="003620B7">
            <w:pPr>
              <w:spacing w:line="480" w:lineRule="auto"/>
              <w:jc w:val="center"/>
            </w:pPr>
          </w:p>
        </w:tc>
        <w:tc>
          <w:tcPr>
            <w:tcW w:w="992" w:type="dxa"/>
            <w:vMerge/>
            <w:vAlign w:val="center"/>
          </w:tcPr>
          <w:p w14:paraId="387C3AFA" w14:textId="77777777" w:rsidR="001C2F37" w:rsidRDefault="001C2F37" w:rsidP="003620B7">
            <w:pPr>
              <w:spacing w:line="360" w:lineRule="auto"/>
              <w:jc w:val="center"/>
            </w:pPr>
          </w:p>
        </w:tc>
        <w:tc>
          <w:tcPr>
            <w:tcW w:w="1134" w:type="dxa"/>
            <w:vAlign w:val="center"/>
          </w:tcPr>
          <w:p w14:paraId="10EF624A" w14:textId="77777777" w:rsidR="001C2F37" w:rsidRDefault="001C2F37" w:rsidP="003620B7">
            <w:pPr>
              <w:spacing w:line="360" w:lineRule="auto"/>
              <w:jc w:val="center"/>
            </w:pPr>
            <w:r>
              <w:t>70</w:t>
            </w:r>
          </w:p>
        </w:tc>
        <w:tc>
          <w:tcPr>
            <w:tcW w:w="1392" w:type="dxa"/>
            <w:vAlign w:val="bottom"/>
          </w:tcPr>
          <w:p w14:paraId="4A9A5FB6"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421,910</w:t>
            </w:r>
          </w:p>
        </w:tc>
        <w:tc>
          <w:tcPr>
            <w:tcW w:w="1522" w:type="dxa"/>
            <w:vAlign w:val="bottom"/>
          </w:tcPr>
          <w:p w14:paraId="1F56B71D" w14:textId="2F3C5817" w:rsidR="001C2F37" w:rsidRPr="007A58D4" w:rsidRDefault="001C2F37" w:rsidP="001C2F37">
            <w:pPr>
              <w:spacing w:line="360" w:lineRule="auto"/>
              <w:jc w:val="center"/>
            </w:pPr>
            <w:r>
              <w:rPr>
                <w:rFonts w:ascii="Calibri" w:eastAsia="Times New Roman" w:hAnsi="Calibri" w:cs="Times New Roman"/>
                <w:color w:val="000000"/>
                <w:sz w:val="24"/>
                <w:szCs w:val="24"/>
              </w:rPr>
              <w:t>238</w:t>
            </w:r>
          </w:p>
        </w:tc>
        <w:tc>
          <w:tcPr>
            <w:tcW w:w="1523" w:type="dxa"/>
            <w:vAlign w:val="bottom"/>
          </w:tcPr>
          <w:p w14:paraId="5CBB9FE3" w14:textId="230C0D18" w:rsidR="001C2F37" w:rsidRPr="007A58D4" w:rsidRDefault="001C2F37" w:rsidP="001C2F37">
            <w:pPr>
              <w:spacing w:line="360" w:lineRule="auto"/>
              <w:jc w:val="center"/>
            </w:pPr>
            <w:r>
              <w:rPr>
                <w:rFonts w:ascii="Calibri" w:eastAsia="Times New Roman" w:hAnsi="Calibri" w:cs="Times New Roman"/>
                <w:color w:val="000000"/>
                <w:sz w:val="24"/>
                <w:szCs w:val="24"/>
              </w:rPr>
              <w:t>212</w:t>
            </w:r>
          </w:p>
        </w:tc>
        <w:tc>
          <w:tcPr>
            <w:tcW w:w="1523" w:type="dxa"/>
            <w:vAlign w:val="bottom"/>
          </w:tcPr>
          <w:p w14:paraId="24F1A4D4" w14:textId="79CFAFE4" w:rsidR="001C2F37" w:rsidRPr="007A58D4" w:rsidRDefault="001C2F37" w:rsidP="001C2F37">
            <w:pPr>
              <w:spacing w:line="360" w:lineRule="auto"/>
              <w:jc w:val="center"/>
            </w:pPr>
            <w:r>
              <w:rPr>
                <w:rFonts w:ascii="Calibri" w:eastAsia="Times New Roman" w:hAnsi="Calibri" w:cs="Times New Roman"/>
                <w:color w:val="000000"/>
                <w:sz w:val="24"/>
                <w:szCs w:val="24"/>
              </w:rPr>
              <w:t>145</w:t>
            </w:r>
          </w:p>
        </w:tc>
        <w:tc>
          <w:tcPr>
            <w:tcW w:w="1522" w:type="dxa"/>
            <w:vAlign w:val="bottom"/>
          </w:tcPr>
          <w:p w14:paraId="654D18ED" w14:textId="045A7025" w:rsidR="001C2F37" w:rsidRPr="007A58D4" w:rsidRDefault="001C2F37" w:rsidP="001C2F37">
            <w:pPr>
              <w:spacing w:line="360" w:lineRule="auto"/>
              <w:jc w:val="center"/>
            </w:pPr>
            <w:r>
              <w:rPr>
                <w:rFonts w:ascii="Calibri" w:eastAsia="Times New Roman" w:hAnsi="Calibri" w:cs="Times New Roman"/>
                <w:color w:val="000000"/>
                <w:sz w:val="24"/>
                <w:szCs w:val="24"/>
              </w:rPr>
              <w:t>9</w:t>
            </w:r>
          </w:p>
        </w:tc>
        <w:tc>
          <w:tcPr>
            <w:tcW w:w="1523" w:type="dxa"/>
            <w:vAlign w:val="bottom"/>
          </w:tcPr>
          <w:p w14:paraId="59C239FA" w14:textId="6374B909" w:rsidR="001C2F37" w:rsidRPr="007A58D4" w:rsidRDefault="001C2F37" w:rsidP="001C2F37">
            <w:pPr>
              <w:spacing w:line="360" w:lineRule="auto"/>
              <w:jc w:val="center"/>
            </w:pPr>
            <w:r>
              <w:rPr>
                <w:rFonts w:ascii="Calibri" w:eastAsia="Times New Roman" w:hAnsi="Calibri" w:cs="Times New Roman"/>
                <w:color w:val="000000"/>
                <w:sz w:val="24"/>
                <w:szCs w:val="24"/>
              </w:rPr>
              <w:t>8</w:t>
            </w:r>
          </w:p>
        </w:tc>
        <w:tc>
          <w:tcPr>
            <w:tcW w:w="1523" w:type="dxa"/>
            <w:vAlign w:val="bottom"/>
          </w:tcPr>
          <w:p w14:paraId="0B370BA8" w14:textId="585B856F" w:rsidR="001C2F37" w:rsidRPr="007A58D4" w:rsidRDefault="001C2F37" w:rsidP="001C2F37">
            <w:pPr>
              <w:spacing w:line="360" w:lineRule="auto"/>
              <w:jc w:val="center"/>
            </w:pPr>
            <w:r>
              <w:rPr>
                <w:rFonts w:ascii="Calibri" w:eastAsia="Times New Roman" w:hAnsi="Calibri" w:cs="Times New Roman"/>
                <w:color w:val="000000"/>
                <w:sz w:val="24"/>
                <w:szCs w:val="24"/>
              </w:rPr>
              <w:t>6</w:t>
            </w:r>
          </w:p>
        </w:tc>
      </w:tr>
      <w:tr w:rsidR="001C2F37" w14:paraId="7FDC01A2" w14:textId="77777777" w:rsidTr="00E56C1B">
        <w:trPr>
          <w:trHeight w:val="97"/>
          <w:jc w:val="center"/>
        </w:trPr>
        <w:tc>
          <w:tcPr>
            <w:tcW w:w="1584" w:type="dxa"/>
            <w:vMerge/>
            <w:vAlign w:val="center"/>
          </w:tcPr>
          <w:p w14:paraId="3F4DDAD2" w14:textId="77777777" w:rsidR="001C2F37" w:rsidRDefault="001C2F37" w:rsidP="003620B7">
            <w:pPr>
              <w:spacing w:line="480" w:lineRule="auto"/>
              <w:jc w:val="center"/>
            </w:pPr>
          </w:p>
        </w:tc>
        <w:tc>
          <w:tcPr>
            <w:tcW w:w="992" w:type="dxa"/>
            <w:vMerge w:val="restart"/>
            <w:vAlign w:val="center"/>
          </w:tcPr>
          <w:p w14:paraId="28D07020" w14:textId="77777777" w:rsidR="001C2F37" w:rsidRDefault="001C2F37" w:rsidP="003620B7">
            <w:pPr>
              <w:spacing w:line="360" w:lineRule="auto"/>
              <w:jc w:val="center"/>
            </w:pPr>
            <w:r>
              <w:t>60</w:t>
            </w:r>
          </w:p>
        </w:tc>
        <w:tc>
          <w:tcPr>
            <w:tcW w:w="1134" w:type="dxa"/>
            <w:vAlign w:val="center"/>
          </w:tcPr>
          <w:p w14:paraId="5F6A3A30" w14:textId="77777777" w:rsidR="001C2F37" w:rsidRDefault="001C2F37" w:rsidP="003620B7">
            <w:pPr>
              <w:spacing w:line="360" w:lineRule="auto"/>
              <w:jc w:val="center"/>
            </w:pPr>
            <w:r>
              <w:t>30</w:t>
            </w:r>
          </w:p>
        </w:tc>
        <w:tc>
          <w:tcPr>
            <w:tcW w:w="1392" w:type="dxa"/>
            <w:vAlign w:val="bottom"/>
          </w:tcPr>
          <w:p w14:paraId="094736FB"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181,784</w:t>
            </w:r>
          </w:p>
        </w:tc>
        <w:tc>
          <w:tcPr>
            <w:tcW w:w="1522" w:type="dxa"/>
            <w:vAlign w:val="bottom"/>
          </w:tcPr>
          <w:p w14:paraId="0C14F21C" w14:textId="01B9305F" w:rsidR="001C2F37" w:rsidRPr="007A58D4" w:rsidRDefault="001C2F37" w:rsidP="001C2F37">
            <w:pPr>
              <w:spacing w:line="360" w:lineRule="auto"/>
              <w:jc w:val="center"/>
            </w:pPr>
            <w:r>
              <w:rPr>
                <w:rFonts w:ascii="Calibri" w:eastAsia="Times New Roman" w:hAnsi="Calibri" w:cs="Times New Roman"/>
                <w:color w:val="000000"/>
                <w:sz w:val="24"/>
                <w:szCs w:val="24"/>
              </w:rPr>
              <w:t>313</w:t>
            </w:r>
          </w:p>
        </w:tc>
        <w:tc>
          <w:tcPr>
            <w:tcW w:w="1523" w:type="dxa"/>
            <w:vAlign w:val="bottom"/>
          </w:tcPr>
          <w:p w14:paraId="1A98D51F" w14:textId="586B8624" w:rsidR="001C2F37" w:rsidRPr="007A58D4" w:rsidRDefault="001C2F37" w:rsidP="001C2F37">
            <w:pPr>
              <w:spacing w:line="360" w:lineRule="auto"/>
              <w:jc w:val="center"/>
            </w:pPr>
            <w:r>
              <w:rPr>
                <w:rFonts w:ascii="Calibri" w:eastAsia="Times New Roman" w:hAnsi="Calibri" w:cs="Times New Roman"/>
                <w:color w:val="000000"/>
                <w:sz w:val="24"/>
                <w:szCs w:val="24"/>
              </w:rPr>
              <w:t>279</w:t>
            </w:r>
          </w:p>
        </w:tc>
        <w:tc>
          <w:tcPr>
            <w:tcW w:w="1523" w:type="dxa"/>
            <w:vAlign w:val="bottom"/>
          </w:tcPr>
          <w:p w14:paraId="7434BB88" w14:textId="70027229" w:rsidR="001C2F37" w:rsidRPr="007A58D4" w:rsidRDefault="001C2F37" w:rsidP="001C2F37">
            <w:pPr>
              <w:spacing w:line="360" w:lineRule="auto"/>
              <w:jc w:val="center"/>
            </w:pPr>
            <w:r>
              <w:rPr>
                <w:rFonts w:ascii="Calibri" w:eastAsia="Times New Roman" w:hAnsi="Calibri" w:cs="Times New Roman"/>
                <w:color w:val="000000"/>
                <w:sz w:val="24"/>
                <w:szCs w:val="24"/>
              </w:rPr>
              <w:t>191</w:t>
            </w:r>
          </w:p>
        </w:tc>
        <w:tc>
          <w:tcPr>
            <w:tcW w:w="1522" w:type="dxa"/>
            <w:vAlign w:val="bottom"/>
          </w:tcPr>
          <w:p w14:paraId="260B563B" w14:textId="129931DF" w:rsidR="001C2F37" w:rsidRPr="007A58D4" w:rsidRDefault="001C2F37" w:rsidP="001C2F37">
            <w:pPr>
              <w:spacing w:line="360" w:lineRule="auto"/>
              <w:jc w:val="center"/>
            </w:pPr>
            <w:r>
              <w:rPr>
                <w:rFonts w:ascii="Calibri" w:eastAsia="Times New Roman" w:hAnsi="Calibri" w:cs="Times New Roman"/>
                <w:color w:val="000000"/>
                <w:sz w:val="24"/>
                <w:szCs w:val="24"/>
              </w:rPr>
              <w:t>11</w:t>
            </w:r>
          </w:p>
        </w:tc>
        <w:tc>
          <w:tcPr>
            <w:tcW w:w="1523" w:type="dxa"/>
            <w:vAlign w:val="bottom"/>
          </w:tcPr>
          <w:p w14:paraId="1BF7D8CC" w14:textId="182770CC" w:rsidR="001C2F37" w:rsidRPr="007A58D4" w:rsidRDefault="001C2F37" w:rsidP="001C2F37">
            <w:pPr>
              <w:spacing w:line="360" w:lineRule="auto"/>
              <w:jc w:val="center"/>
            </w:pPr>
            <w:r>
              <w:rPr>
                <w:rFonts w:ascii="Calibri" w:eastAsia="Times New Roman" w:hAnsi="Calibri" w:cs="Times New Roman"/>
                <w:color w:val="000000"/>
                <w:sz w:val="24"/>
                <w:szCs w:val="24"/>
              </w:rPr>
              <w:t>10</w:t>
            </w:r>
          </w:p>
        </w:tc>
        <w:tc>
          <w:tcPr>
            <w:tcW w:w="1523" w:type="dxa"/>
            <w:vAlign w:val="bottom"/>
          </w:tcPr>
          <w:p w14:paraId="0E44C8E7" w14:textId="0C9A97D4" w:rsidR="001C2F37" w:rsidRPr="007A58D4" w:rsidRDefault="001C2F37" w:rsidP="001C2F37">
            <w:pPr>
              <w:spacing w:line="360" w:lineRule="auto"/>
              <w:jc w:val="center"/>
            </w:pPr>
            <w:r>
              <w:rPr>
                <w:rFonts w:ascii="Calibri" w:eastAsia="Times New Roman" w:hAnsi="Calibri" w:cs="Times New Roman"/>
                <w:color w:val="000000"/>
                <w:sz w:val="24"/>
                <w:szCs w:val="24"/>
              </w:rPr>
              <w:t>8</w:t>
            </w:r>
          </w:p>
        </w:tc>
      </w:tr>
      <w:tr w:rsidR="001C2F37" w14:paraId="1BA07EDA" w14:textId="77777777" w:rsidTr="00E56C1B">
        <w:trPr>
          <w:trHeight w:val="191"/>
          <w:jc w:val="center"/>
        </w:trPr>
        <w:tc>
          <w:tcPr>
            <w:tcW w:w="1584" w:type="dxa"/>
            <w:vMerge/>
            <w:vAlign w:val="center"/>
          </w:tcPr>
          <w:p w14:paraId="36379B23" w14:textId="77777777" w:rsidR="001C2F37" w:rsidRDefault="001C2F37" w:rsidP="003620B7">
            <w:pPr>
              <w:spacing w:line="480" w:lineRule="auto"/>
              <w:jc w:val="center"/>
            </w:pPr>
          </w:p>
        </w:tc>
        <w:tc>
          <w:tcPr>
            <w:tcW w:w="992" w:type="dxa"/>
            <w:vMerge/>
            <w:vAlign w:val="center"/>
          </w:tcPr>
          <w:p w14:paraId="0E476E27" w14:textId="77777777" w:rsidR="001C2F37" w:rsidRDefault="001C2F37" w:rsidP="003620B7">
            <w:pPr>
              <w:spacing w:line="360" w:lineRule="auto"/>
              <w:jc w:val="center"/>
            </w:pPr>
          </w:p>
        </w:tc>
        <w:tc>
          <w:tcPr>
            <w:tcW w:w="1134" w:type="dxa"/>
            <w:vAlign w:val="center"/>
          </w:tcPr>
          <w:p w14:paraId="655978E0" w14:textId="77777777" w:rsidR="001C2F37" w:rsidRDefault="001C2F37" w:rsidP="003620B7">
            <w:pPr>
              <w:spacing w:line="360" w:lineRule="auto"/>
              <w:jc w:val="center"/>
            </w:pPr>
            <w:r>
              <w:t>70</w:t>
            </w:r>
          </w:p>
        </w:tc>
        <w:tc>
          <w:tcPr>
            <w:tcW w:w="1392" w:type="dxa"/>
            <w:vAlign w:val="bottom"/>
          </w:tcPr>
          <w:p w14:paraId="347F17BF"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418,837</w:t>
            </w:r>
          </w:p>
        </w:tc>
        <w:tc>
          <w:tcPr>
            <w:tcW w:w="1522" w:type="dxa"/>
            <w:vAlign w:val="bottom"/>
          </w:tcPr>
          <w:p w14:paraId="0ABEC338" w14:textId="4576E8FC" w:rsidR="001C2F37" w:rsidRPr="007A58D4" w:rsidRDefault="001C2F37" w:rsidP="001C2F37">
            <w:pPr>
              <w:spacing w:line="360" w:lineRule="auto"/>
              <w:jc w:val="center"/>
            </w:pPr>
            <w:r>
              <w:rPr>
                <w:rFonts w:ascii="Calibri" w:eastAsia="Times New Roman" w:hAnsi="Calibri" w:cs="Times New Roman"/>
                <w:color w:val="000000"/>
                <w:sz w:val="24"/>
                <w:szCs w:val="24"/>
              </w:rPr>
              <w:t>362</w:t>
            </w:r>
          </w:p>
        </w:tc>
        <w:tc>
          <w:tcPr>
            <w:tcW w:w="1523" w:type="dxa"/>
            <w:vAlign w:val="bottom"/>
          </w:tcPr>
          <w:p w14:paraId="53540419" w14:textId="6E3C986F" w:rsidR="001C2F37" w:rsidRPr="007A58D4" w:rsidRDefault="001C2F37" w:rsidP="001C2F37">
            <w:pPr>
              <w:spacing w:line="360" w:lineRule="auto"/>
              <w:jc w:val="center"/>
            </w:pPr>
            <w:r>
              <w:rPr>
                <w:rFonts w:ascii="Calibri" w:eastAsia="Times New Roman" w:hAnsi="Calibri" w:cs="Times New Roman"/>
                <w:color w:val="000000"/>
                <w:sz w:val="24"/>
                <w:szCs w:val="24"/>
              </w:rPr>
              <w:t>323</w:t>
            </w:r>
          </w:p>
        </w:tc>
        <w:tc>
          <w:tcPr>
            <w:tcW w:w="1523" w:type="dxa"/>
            <w:vAlign w:val="bottom"/>
          </w:tcPr>
          <w:p w14:paraId="592E1B3B" w14:textId="0860F0F9" w:rsidR="001C2F37" w:rsidRPr="007A58D4" w:rsidRDefault="001C2F37" w:rsidP="001C2F37">
            <w:pPr>
              <w:spacing w:line="360" w:lineRule="auto"/>
              <w:jc w:val="center"/>
            </w:pPr>
            <w:r>
              <w:rPr>
                <w:rFonts w:ascii="Calibri" w:eastAsia="Times New Roman" w:hAnsi="Calibri" w:cs="Times New Roman"/>
                <w:color w:val="000000"/>
                <w:sz w:val="24"/>
                <w:szCs w:val="24"/>
              </w:rPr>
              <w:t>220</w:t>
            </w:r>
          </w:p>
        </w:tc>
        <w:tc>
          <w:tcPr>
            <w:tcW w:w="1522" w:type="dxa"/>
            <w:vAlign w:val="bottom"/>
          </w:tcPr>
          <w:p w14:paraId="58D792B4" w14:textId="1D3CD375" w:rsidR="001C2F37" w:rsidRPr="007A58D4" w:rsidRDefault="001C2F37" w:rsidP="001C2F37">
            <w:pPr>
              <w:spacing w:line="360" w:lineRule="auto"/>
              <w:jc w:val="center"/>
            </w:pPr>
            <w:r>
              <w:rPr>
                <w:rFonts w:ascii="Calibri" w:eastAsia="Times New Roman" w:hAnsi="Calibri" w:cs="Times New Roman"/>
                <w:color w:val="000000"/>
                <w:sz w:val="24"/>
                <w:szCs w:val="24"/>
              </w:rPr>
              <w:t>13</w:t>
            </w:r>
          </w:p>
        </w:tc>
        <w:tc>
          <w:tcPr>
            <w:tcW w:w="1523" w:type="dxa"/>
            <w:vAlign w:val="bottom"/>
          </w:tcPr>
          <w:p w14:paraId="6123EF49" w14:textId="3CF6D7A8" w:rsidR="001C2F37" w:rsidRPr="007A58D4" w:rsidRDefault="001C2F37" w:rsidP="001C2F37">
            <w:pPr>
              <w:spacing w:line="360" w:lineRule="auto"/>
              <w:jc w:val="center"/>
            </w:pPr>
            <w:r>
              <w:rPr>
                <w:rFonts w:ascii="Calibri" w:eastAsia="Times New Roman" w:hAnsi="Calibri" w:cs="Times New Roman"/>
                <w:color w:val="000000"/>
                <w:sz w:val="24"/>
                <w:szCs w:val="24"/>
              </w:rPr>
              <w:t>12</w:t>
            </w:r>
          </w:p>
        </w:tc>
        <w:tc>
          <w:tcPr>
            <w:tcW w:w="1523" w:type="dxa"/>
            <w:vAlign w:val="bottom"/>
          </w:tcPr>
          <w:p w14:paraId="3A9FB2F0" w14:textId="1EB46D79" w:rsidR="001C2F37" w:rsidRPr="007A58D4" w:rsidRDefault="001C2F37" w:rsidP="001C2F37">
            <w:pPr>
              <w:spacing w:line="360" w:lineRule="auto"/>
              <w:jc w:val="center"/>
            </w:pPr>
            <w:r>
              <w:rPr>
                <w:rFonts w:ascii="Calibri" w:eastAsia="Times New Roman" w:hAnsi="Calibri" w:cs="Times New Roman"/>
                <w:color w:val="000000"/>
                <w:sz w:val="24"/>
                <w:szCs w:val="24"/>
              </w:rPr>
              <w:t>10</w:t>
            </w:r>
          </w:p>
        </w:tc>
      </w:tr>
      <w:tr w:rsidR="001C2F37" w14:paraId="341FA38B" w14:textId="77777777" w:rsidTr="00E56C1B">
        <w:trPr>
          <w:trHeight w:val="97"/>
          <w:jc w:val="center"/>
        </w:trPr>
        <w:tc>
          <w:tcPr>
            <w:tcW w:w="1584" w:type="dxa"/>
            <w:vMerge/>
            <w:vAlign w:val="center"/>
          </w:tcPr>
          <w:p w14:paraId="772F269E" w14:textId="77777777" w:rsidR="001C2F37" w:rsidRDefault="001C2F37" w:rsidP="003620B7">
            <w:pPr>
              <w:spacing w:line="480" w:lineRule="auto"/>
              <w:jc w:val="center"/>
            </w:pPr>
          </w:p>
        </w:tc>
        <w:tc>
          <w:tcPr>
            <w:tcW w:w="992" w:type="dxa"/>
            <w:vMerge w:val="restart"/>
            <w:vAlign w:val="center"/>
          </w:tcPr>
          <w:p w14:paraId="66E968CB" w14:textId="77777777" w:rsidR="001C2F37" w:rsidRDefault="001C2F37" w:rsidP="003620B7">
            <w:pPr>
              <w:spacing w:line="360" w:lineRule="auto"/>
              <w:jc w:val="center"/>
            </w:pPr>
            <w:r>
              <w:t>80</w:t>
            </w:r>
          </w:p>
        </w:tc>
        <w:tc>
          <w:tcPr>
            <w:tcW w:w="1134" w:type="dxa"/>
            <w:vAlign w:val="center"/>
          </w:tcPr>
          <w:p w14:paraId="23661514" w14:textId="77777777" w:rsidR="001C2F37" w:rsidRDefault="001C2F37" w:rsidP="003620B7">
            <w:pPr>
              <w:spacing w:line="360" w:lineRule="auto"/>
              <w:jc w:val="center"/>
            </w:pPr>
            <w:r>
              <w:t>30</w:t>
            </w:r>
          </w:p>
        </w:tc>
        <w:tc>
          <w:tcPr>
            <w:tcW w:w="1392" w:type="dxa"/>
            <w:vAlign w:val="bottom"/>
          </w:tcPr>
          <w:p w14:paraId="1E43783C"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181,202</w:t>
            </w:r>
          </w:p>
        </w:tc>
        <w:tc>
          <w:tcPr>
            <w:tcW w:w="1522" w:type="dxa"/>
            <w:vAlign w:val="bottom"/>
          </w:tcPr>
          <w:p w14:paraId="1D6852B7" w14:textId="2E812DEF" w:rsidR="001C2F37" w:rsidRPr="007A58D4" w:rsidRDefault="001C2F37" w:rsidP="001C2F37">
            <w:pPr>
              <w:spacing w:line="360" w:lineRule="auto"/>
              <w:jc w:val="center"/>
            </w:pPr>
            <w:r>
              <w:rPr>
                <w:rFonts w:ascii="Calibri" w:eastAsia="Times New Roman" w:hAnsi="Calibri" w:cs="Times New Roman"/>
                <w:color w:val="000000"/>
                <w:sz w:val="24"/>
                <w:szCs w:val="24"/>
              </w:rPr>
              <w:t>526</w:t>
            </w:r>
          </w:p>
        </w:tc>
        <w:tc>
          <w:tcPr>
            <w:tcW w:w="1523" w:type="dxa"/>
            <w:vAlign w:val="bottom"/>
          </w:tcPr>
          <w:p w14:paraId="463A03CE" w14:textId="27DB17C5" w:rsidR="001C2F37" w:rsidRPr="007A58D4" w:rsidRDefault="001C2F37" w:rsidP="001C2F37">
            <w:pPr>
              <w:spacing w:line="360" w:lineRule="auto"/>
              <w:jc w:val="center"/>
            </w:pPr>
            <w:r>
              <w:rPr>
                <w:rFonts w:ascii="Calibri" w:eastAsia="Times New Roman" w:hAnsi="Calibri" w:cs="Times New Roman"/>
                <w:color w:val="000000"/>
                <w:sz w:val="24"/>
                <w:szCs w:val="24"/>
              </w:rPr>
              <w:t>469</w:t>
            </w:r>
          </w:p>
        </w:tc>
        <w:tc>
          <w:tcPr>
            <w:tcW w:w="1523" w:type="dxa"/>
            <w:vAlign w:val="bottom"/>
          </w:tcPr>
          <w:p w14:paraId="3AB0E10F" w14:textId="75F46C76" w:rsidR="001C2F37" w:rsidRPr="007A58D4" w:rsidRDefault="001C2F37" w:rsidP="001C2F37">
            <w:pPr>
              <w:spacing w:line="360" w:lineRule="auto"/>
              <w:jc w:val="center"/>
            </w:pPr>
            <w:r>
              <w:rPr>
                <w:rFonts w:ascii="Calibri" w:eastAsia="Times New Roman" w:hAnsi="Calibri" w:cs="Times New Roman"/>
                <w:color w:val="000000"/>
                <w:sz w:val="24"/>
                <w:szCs w:val="24"/>
              </w:rPr>
              <w:t>319</w:t>
            </w:r>
          </w:p>
        </w:tc>
        <w:tc>
          <w:tcPr>
            <w:tcW w:w="1522" w:type="dxa"/>
            <w:vAlign w:val="bottom"/>
          </w:tcPr>
          <w:p w14:paraId="2EB6D384" w14:textId="268F11FA" w:rsidR="001C2F37" w:rsidRPr="007A58D4" w:rsidRDefault="001C2F37" w:rsidP="001C2F37">
            <w:pPr>
              <w:spacing w:line="360" w:lineRule="auto"/>
              <w:jc w:val="center"/>
            </w:pPr>
            <w:r>
              <w:rPr>
                <w:rFonts w:ascii="Calibri" w:eastAsia="Times New Roman" w:hAnsi="Calibri" w:cs="Times New Roman"/>
                <w:color w:val="000000"/>
                <w:sz w:val="24"/>
                <w:szCs w:val="24"/>
              </w:rPr>
              <w:t>19</w:t>
            </w:r>
          </w:p>
        </w:tc>
        <w:tc>
          <w:tcPr>
            <w:tcW w:w="1523" w:type="dxa"/>
            <w:vAlign w:val="bottom"/>
          </w:tcPr>
          <w:p w14:paraId="36DD4B57" w14:textId="06404FD3" w:rsidR="001C2F37" w:rsidRPr="007A58D4" w:rsidRDefault="001C2F37" w:rsidP="001C2F37">
            <w:pPr>
              <w:spacing w:line="360" w:lineRule="auto"/>
              <w:jc w:val="center"/>
            </w:pPr>
            <w:r>
              <w:rPr>
                <w:rFonts w:ascii="Calibri" w:eastAsia="Times New Roman" w:hAnsi="Calibri" w:cs="Times New Roman"/>
                <w:color w:val="000000"/>
                <w:sz w:val="24"/>
                <w:szCs w:val="24"/>
              </w:rPr>
              <w:t>18</w:t>
            </w:r>
          </w:p>
        </w:tc>
        <w:tc>
          <w:tcPr>
            <w:tcW w:w="1523" w:type="dxa"/>
            <w:vAlign w:val="bottom"/>
          </w:tcPr>
          <w:p w14:paraId="62A02105" w14:textId="624DF2FA" w:rsidR="001C2F37" w:rsidRPr="007A58D4" w:rsidRDefault="001C2F37" w:rsidP="001C2F37">
            <w:pPr>
              <w:spacing w:line="360" w:lineRule="auto"/>
              <w:jc w:val="center"/>
            </w:pPr>
            <w:r>
              <w:rPr>
                <w:rFonts w:ascii="Calibri" w:eastAsia="Times New Roman" w:hAnsi="Calibri" w:cs="Times New Roman"/>
                <w:color w:val="000000"/>
                <w:sz w:val="24"/>
                <w:szCs w:val="24"/>
              </w:rPr>
              <w:t>14</w:t>
            </w:r>
          </w:p>
        </w:tc>
      </w:tr>
      <w:tr w:rsidR="001C2F37" w14:paraId="7C82F3F1" w14:textId="77777777" w:rsidTr="00E56C1B">
        <w:trPr>
          <w:trHeight w:val="157"/>
          <w:jc w:val="center"/>
        </w:trPr>
        <w:tc>
          <w:tcPr>
            <w:tcW w:w="1584" w:type="dxa"/>
            <w:vMerge/>
            <w:vAlign w:val="center"/>
          </w:tcPr>
          <w:p w14:paraId="3CD1E676" w14:textId="77777777" w:rsidR="001C2F37" w:rsidRDefault="001C2F37" w:rsidP="003620B7">
            <w:pPr>
              <w:spacing w:line="480" w:lineRule="auto"/>
              <w:jc w:val="center"/>
            </w:pPr>
          </w:p>
        </w:tc>
        <w:tc>
          <w:tcPr>
            <w:tcW w:w="992" w:type="dxa"/>
            <w:vMerge/>
            <w:vAlign w:val="center"/>
          </w:tcPr>
          <w:p w14:paraId="5B8303F9" w14:textId="77777777" w:rsidR="001C2F37" w:rsidRDefault="001C2F37" w:rsidP="003620B7">
            <w:pPr>
              <w:spacing w:line="360" w:lineRule="auto"/>
              <w:jc w:val="center"/>
            </w:pPr>
          </w:p>
        </w:tc>
        <w:tc>
          <w:tcPr>
            <w:tcW w:w="1134" w:type="dxa"/>
            <w:vAlign w:val="center"/>
          </w:tcPr>
          <w:p w14:paraId="4C3C4FC2" w14:textId="77777777" w:rsidR="001C2F37" w:rsidRDefault="001C2F37" w:rsidP="003620B7">
            <w:pPr>
              <w:spacing w:line="360" w:lineRule="auto"/>
              <w:jc w:val="center"/>
            </w:pPr>
            <w:r>
              <w:t>70</w:t>
            </w:r>
          </w:p>
        </w:tc>
        <w:tc>
          <w:tcPr>
            <w:tcW w:w="1392" w:type="dxa"/>
            <w:vAlign w:val="bottom"/>
          </w:tcPr>
          <w:p w14:paraId="40CC9952"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415,857</w:t>
            </w:r>
          </w:p>
        </w:tc>
        <w:tc>
          <w:tcPr>
            <w:tcW w:w="1522" w:type="dxa"/>
            <w:vAlign w:val="bottom"/>
          </w:tcPr>
          <w:p w14:paraId="0422C273" w14:textId="40940FC0" w:rsidR="001C2F37" w:rsidRPr="007A58D4" w:rsidRDefault="001C2F37" w:rsidP="001C2F37">
            <w:pPr>
              <w:spacing w:line="360" w:lineRule="auto"/>
              <w:jc w:val="center"/>
            </w:pPr>
            <w:r>
              <w:rPr>
                <w:rFonts w:ascii="Calibri" w:eastAsia="Times New Roman" w:hAnsi="Calibri" w:cs="Times New Roman"/>
                <w:color w:val="000000"/>
                <w:sz w:val="24"/>
                <w:szCs w:val="24"/>
              </w:rPr>
              <w:t>681</w:t>
            </w:r>
          </w:p>
        </w:tc>
        <w:tc>
          <w:tcPr>
            <w:tcW w:w="1523" w:type="dxa"/>
            <w:vAlign w:val="bottom"/>
          </w:tcPr>
          <w:p w14:paraId="448A5938" w14:textId="5D17A68A" w:rsidR="001C2F37" w:rsidRPr="007A58D4" w:rsidRDefault="001C2F37" w:rsidP="001C2F37">
            <w:pPr>
              <w:spacing w:line="360" w:lineRule="auto"/>
              <w:jc w:val="center"/>
            </w:pPr>
            <w:r>
              <w:rPr>
                <w:rFonts w:ascii="Calibri" w:eastAsia="Times New Roman" w:hAnsi="Calibri" w:cs="Times New Roman"/>
                <w:color w:val="000000"/>
                <w:sz w:val="24"/>
                <w:szCs w:val="24"/>
              </w:rPr>
              <w:t>607</w:t>
            </w:r>
          </w:p>
        </w:tc>
        <w:tc>
          <w:tcPr>
            <w:tcW w:w="1523" w:type="dxa"/>
            <w:vAlign w:val="bottom"/>
          </w:tcPr>
          <w:p w14:paraId="0A8D8FF7" w14:textId="5BB6D305" w:rsidR="001C2F37" w:rsidRPr="007A58D4" w:rsidRDefault="001C2F37" w:rsidP="001C2F37">
            <w:pPr>
              <w:spacing w:line="360" w:lineRule="auto"/>
              <w:jc w:val="center"/>
            </w:pPr>
            <w:r>
              <w:rPr>
                <w:rFonts w:ascii="Calibri" w:eastAsia="Times New Roman" w:hAnsi="Calibri" w:cs="Times New Roman"/>
                <w:color w:val="000000"/>
                <w:sz w:val="24"/>
                <w:szCs w:val="24"/>
              </w:rPr>
              <w:t>411</w:t>
            </w:r>
          </w:p>
        </w:tc>
        <w:tc>
          <w:tcPr>
            <w:tcW w:w="1522" w:type="dxa"/>
            <w:vAlign w:val="bottom"/>
          </w:tcPr>
          <w:p w14:paraId="73D8A94E" w14:textId="5D4D3CA2" w:rsidR="001C2F37" w:rsidRPr="007A58D4" w:rsidRDefault="001C2F37" w:rsidP="001C2F37">
            <w:pPr>
              <w:spacing w:line="360" w:lineRule="auto"/>
              <w:jc w:val="center"/>
            </w:pPr>
            <w:r>
              <w:rPr>
                <w:rFonts w:ascii="Calibri" w:eastAsia="Times New Roman" w:hAnsi="Calibri" w:cs="Times New Roman"/>
                <w:color w:val="000000"/>
                <w:sz w:val="24"/>
                <w:szCs w:val="24"/>
              </w:rPr>
              <w:t>24</w:t>
            </w:r>
          </w:p>
        </w:tc>
        <w:tc>
          <w:tcPr>
            <w:tcW w:w="1523" w:type="dxa"/>
            <w:vAlign w:val="bottom"/>
          </w:tcPr>
          <w:p w14:paraId="59E4067A" w14:textId="06E0C221" w:rsidR="001C2F37" w:rsidRPr="007A58D4" w:rsidRDefault="001C2F37" w:rsidP="001C2F37">
            <w:pPr>
              <w:spacing w:line="360" w:lineRule="auto"/>
              <w:jc w:val="center"/>
            </w:pPr>
            <w:r>
              <w:rPr>
                <w:rFonts w:ascii="Calibri" w:eastAsia="Times New Roman" w:hAnsi="Calibri" w:cs="Times New Roman"/>
                <w:color w:val="000000"/>
                <w:sz w:val="24"/>
                <w:szCs w:val="24"/>
              </w:rPr>
              <w:t>23</w:t>
            </w:r>
          </w:p>
        </w:tc>
        <w:tc>
          <w:tcPr>
            <w:tcW w:w="1523" w:type="dxa"/>
            <w:vAlign w:val="bottom"/>
          </w:tcPr>
          <w:p w14:paraId="1BD95AF4" w14:textId="23A95F0A" w:rsidR="001C2F37" w:rsidRPr="007A58D4" w:rsidRDefault="001C2F37" w:rsidP="001C2F37">
            <w:pPr>
              <w:spacing w:line="360" w:lineRule="auto"/>
              <w:jc w:val="center"/>
            </w:pPr>
            <w:r>
              <w:rPr>
                <w:rFonts w:ascii="Calibri" w:eastAsia="Times New Roman" w:hAnsi="Calibri" w:cs="Times New Roman"/>
                <w:color w:val="000000"/>
                <w:sz w:val="24"/>
                <w:szCs w:val="24"/>
              </w:rPr>
              <w:t>18</w:t>
            </w:r>
          </w:p>
        </w:tc>
      </w:tr>
      <w:tr w:rsidR="001C2F37" w14:paraId="40796DE7" w14:textId="77777777" w:rsidTr="00E56C1B">
        <w:trPr>
          <w:trHeight w:val="97"/>
          <w:jc w:val="center"/>
        </w:trPr>
        <w:tc>
          <w:tcPr>
            <w:tcW w:w="1584" w:type="dxa"/>
            <w:vMerge w:val="restart"/>
            <w:vAlign w:val="center"/>
          </w:tcPr>
          <w:p w14:paraId="46D55252" w14:textId="77777777" w:rsidR="001C2F37" w:rsidRDefault="001C2F37" w:rsidP="003620B7">
            <w:pPr>
              <w:spacing w:line="480" w:lineRule="auto"/>
              <w:jc w:val="center"/>
            </w:pPr>
            <w:r>
              <w:t>Post-infection</w:t>
            </w:r>
          </w:p>
        </w:tc>
        <w:tc>
          <w:tcPr>
            <w:tcW w:w="992" w:type="dxa"/>
            <w:vMerge w:val="restart"/>
            <w:vAlign w:val="center"/>
          </w:tcPr>
          <w:p w14:paraId="00C3F1AE" w14:textId="77777777" w:rsidR="001C2F37" w:rsidRDefault="001C2F37" w:rsidP="003620B7">
            <w:pPr>
              <w:spacing w:line="360" w:lineRule="auto"/>
              <w:jc w:val="center"/>
            </w:pPr>
            <w:r>
              <w:t>40</w:t>
            </w:r>
          </w:p>
        </w:tc>
        <w:tc>
          <w:tcPr>
            <w:tcW w:w="1134" w:type="dxa"/>
            <w:vAlign w:val="center"/>
          </w:tcPr>
          <w:p w14:paraId="781B442C" w14:textId="77777777" w:rsidR="001C2F37" w:rsidRDefault="001C2F37" w:rsidP="003620B7">
            <w:pPr>
              <w:spacing w:line="360" w:lineRule="auto"/>
              <w:jc w:val="center"/>
            </w:pPr>
            <w:r>
              <w:t>30</w:t>
            </w:r>
          </w:p>
        </w:tc>
        <w:tc>
          <w:tcPr>
            <w:tcW w:w="1392" w:type="dxa"/>
            <w:vAlign w:val="bottom"/>
          </w:tcPr>
          <w:p w14:paraId="49135361"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181,510</w:t>
            </w:r>
          </w:p>
        </w:tc>
        <w:tc>
          <w:tcPr>
            <w:tcW w:w="1522" w:type="dxa"/>
            <w:vAlign w:val="bottom"/>
          </w:tcPr>
          <w:p w14:paraId="05729E50" w14:textId="7C7BE1B2" w:rsidR="001C2F37" w:rsidRPr="007A58D4" w:rsidRDefault="001C2F37" w:rsidP="001C2F37">
            <w:pPr>
              <w:spacing w:line="360" w:lineRule="auto"/>
              <w:jc w:val="center"/>
            </w:pPr>
            <w:r>
              <w:rPr>
                <w:rFonts w:ascii="Calibri" w:eastAsia="Times New Roman" w:hAnsi="Calibri" w:cs="Times New Roman"/>
                <w:color w:val="000000"/>
                <w:sz w:val="24"/>
                <w:szCs w:val="24"/>
              </w:rPr>
              <w:t>714</w:t>
            </w:r>
          </w:p>
        </w:tc>
        <w:tc>
          <w:tcPr>
            <w:tcW w:w="1523" w:type="dxa"/>
            <w:vAlign w:val="bottom"/>
          </w:tcPr>
          <w:p w14:paraId="19301006" w14:textId="6BD10ECB" w:rsidR="001C2F37" w:rsidRPr="007A58D4" w:rsidRDefault="001C2F37" w:rsidP="001C2F37">
            <w:pPr>
              <w:spacing w:line="360" w:lineRule="auto"/>
              <w:jc w:val="center"/>
            </w:pPr>
            <w:r>
              <w:rPr>
                <w:rFonts w:ascii="Calibri" w:eastAsia="Times New Roman" w:hAnsi="Calibri" w:cs="Times New Roman"/>
                <w:color w:val="000000"/>
                <w:sz w:val="24"/>
                <w:szCs w:val="24"/>
              </w:rPr>
              <w:t>644</w:t>
            </w:r>
          </w:p>
        </w:tc>
        <w:tc>
          <w:tcPr>
            <w:tcW w:w="1523" w:type="dxa"/>
            <w:vAlign w:val="bottom"/>
          </w:tcPr>
          <w:p w14:paraId="63E3690E" w14:textId="58342869" w:rsidR="001C2F37" w:rsidRPr="007A58D4" w:rsidRDefault="001C2F37" w:rsidP="001C2F37">
            <w:pPr>
              <w:spacing w:line="360" w:lineRule="auto"/>
              <w:jc w:val="center"/>
            </w:pPr>
            <w:r>
              <w:rPr>
                <w:rFonts w:ascii="Calibri" w:eastAsia="Times New Roman" w:hAnsi="Calibri" w:cs="Times New Roman"/>
                <w:color w:val="000000"/>
                <w:sz w:val="24"/>
                <w:szCs w:val="24"/>
              </w:rPr>
              <w:t>494</w:t>
            </w:r>
          </w:p>
        </w:tc>
        <w:tc>
          <w:tcPr>
            <w:tcW w:w="1522" w:type="dxa"/>
            <w:vAlign w:val="bottom"/>
          </w:tcPr>
          <w:p w14:paraId="264224BD" w14:textId="4F8CA2EE" w:rsidR="001C2F37" w:rsidRPr="007A58D4" w:rsidRDefault="001C2F37" w:rsidP="001C2F37">
            <w:pPr>
              <w:spacing w:line="360" w:lineRule="auto"/>
              <w:jc w:val="center"/>
            </w:pPr>
            <w:r>
              <w:rPr>
                <w:rFonts w:ascii="Calibri" w:eastAsia="Times New Roman" w:hAnsi="Calibri" w:cs="Times New Roman"/>
                <w:color w:val="000000"/>
                <w:sz w:val="24"/>
                <w:szCs w:val="24"/>
              </w:rPr>
              <w:t>27</w:t>
            </w:r>
          </w:p>
        </w:tc>
        <w:tc>
          <w:tcPr>
            <w:tcW w:w="1523" w:type="dxa"/>
            <w:vAlign w:val="bottom"/>
          </w:tcPr>
          <w:p w14:paraId="52883AA7" w14:textId="582FCC4E" w:rsidR="001C2F37" w:rsidRPr="007A58D4" w:rsidRDefault="001C2F37" w:rsidP="001C2F37">
            <w:pPr>
              <w:spacing w:line="360" w:lineRule="auto"/>
              <w:jc w:val="center"/>
            </w:pPr>
            <w:r>
              <w:rPr>
                <w:rFonts w:ascii="Calibri" w:eastAsia="Times New Roman" w:hAnsi="Calibri" w:cs="Times New Roman"/>
                <w:color w:val="000000"/>
                <w:sz w:val="24"/>
                <w:szCs w:val="24"/>
              </w:rPr>
              <w:t>25</w:t>
            </w:r>
          </w:p>
        </w:tc>
        <w:tc>
          <w:tcPr>
            <w:tcW w:w="1523" w:type="dxa"/>
            <w:vAlign w:val="bottom"/>
          </w:tcPr>
          <w:p w14:paraId="4F3F0A42" w14:textId="5420EC8F" w:rsidR="001C2F37" w:rsidRPr="007A58D4" w:rsidRDefault="001C2F37" w:rsidP="001C2F37">
            <w:pPr>
              <w:spacing w:line="360" w:lineRule="auto"/>
              <w:jc w:val="center"/>
            </w:pPr>
            <w:r>
              <w:rPr>
                <w:rFonts w:ascii="Calibri" w:eastAsia="Times New Roman" w:hAnsi="Calibri" w:cs="Times New Roman"/>
                <w:color w:val="000000"/>
                <w:sz w:val="24"/>
                <w:szCs w:val="24"/>
              </w:rPr>
              <w:t>22</w:t>
            </w:r>
          </w:p>
        </w:tc>
      </w:tr>
      <w:tr w:rsidR="001C2F37" w14:paraId="65FA5D04" w14:textId="77777777" w:rsidTr="00E56C1B">
        <w:trPr>
          <w:trHeight w:val="97"/>
          <w:jc w:val="center"/>
        </w:trPr>
        <w:tc>
          <w:tcPr>
            <w:tcW w:w="1584" w:type="dxa"/>
            <w:vMerge/>
            <w:vAlign w:val="center"/>
          </w:tcPr>
          <w:p w14:paraId="0D7A0E4A" w14:textId="77777777" w:rsidR="001C2F37" w:rsidRDefault="001C2F37" w:rsidP="003620B7">
            <w:pPr>
              <w:spacing w:line="480" w:lineRule="auto"/>
              <w:jc w:val="center"/>
            </w:pPr>
          </w:p>
        </w:tc>
        <w:tc>
          <w:tcPr>
            <w:tcW w:w="992" w:type="dxa"/>
            <w:vMerge/>
            <w:vAlign w:val="center"/>
          </w:tcPr>
          <w:p w14:paraId="1E82D86B" w14:textId="77777777" w:rsidR="001C2F37" w:rsidRDefault="001C2F37" w:rsidP="003620B7">
            <w:pPr>
              <w:spacing w:line="360" w:lineRule="auto"/>
              <w:jc w:val="center"/>
            </w:pPr>
          </w:p>
        </w:tc>
        <w:tc>
          <w:tcPr>
            <w:tcW w:w="1134" w:type="dxa"/>
            <w:vAlign w:val="center"/>
          </w:tcPr>
          <w:p w14:paraId="1CB548CE" w14:textId="77777777" w:rsidR="001C2F37" w:rsidRDefault="001C2F37" w:rsidP="003620B7">
            <w:pPr>
              <w:spacing w:line="360" w:lineRule="auto"/>
              <w:jc w:val="center"/>
            </w:pPr>
            <w:r>
              <w:t>70</w:t>
            </w:r>
          </w:p>
        </w:tc>
        <w:tc>
          <w:tcPr>
            <w:tcW w:w="1392" w:type="dxa"/>
            <w:vAlign w:val="bottom"/>
          </w:tcPr>
          <w:p w14:paraId="71B6C8B2"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417,294</w:t>
            </w:r>
          </w:p>
        </w:tc>
        <w:tc>
          <w:tcPr>
            <w:tcW w:w="1522" w:type="dxa"/>
            <w:vAlign w:val="bottom"/>
          </w:tcPr>
          <w:p w14:paraId="0C3E47E8" w14:textId="0009EDDB" w:rsidR="001C2F37" w:rsidRPr="007A58D4" w:rsidRDefault="001C2F37" w:rsidP="001C2F37">
            <w:pPr>
              <w:spacing w:line="360" w:lineRule="auto"/>
              <w:jc w:val="center"/>
            </w:pPr>
            <w:r>
              <w:rPr>
                <w:rFonts w:ascii="Calibri" w:eastAsia="Times New Roman" w:hAnsi="Calibri" w:cs="Times New Roman"/>
                <w:color w:val="000000"/>
                <w:sz w:val="24"/>
                <w:szCs w:val="24"/>
              </w:rPr>
              <w:t>1054</w:t>
            </w:r>
          </w:p>
        </w:tc>
        <w:tc>
          <w:tcPr>
            <w:tcW w:w="1523" w:type="dxa"/>
            <w:vAlign w:val="bottom"/>
          </w:tcPr>
          <w:p w14:paraId="4C5950D8" w14:textId="6C7B2109" w:rsidR="001C2F37" w:rsidRPr="007A58D4" w:rsidRDefault="001C2F37" w:rsidP="001C2F37">
            <w:pPr>
              <w:spacing w:line="360" w:lineRule="auto"/>
              <w:jc w:val="center"/>
            </w:pPr>
            <w:r>
              <w:rPr>
                <w:rFonts w:ascii="Calibri" w:eastAsia="Times New Roman" w:hAnsi="Calibri" w:cs="Times New Roman"/>
                <w:color w:val="000000"/>
                <w:sz w:val="24"/>
                <w:szCs w:val="24"/>
              </w:rPr>
              <w:t>951</w:t>
            </w:r>
          </w:p>
        </w:tc>
        <w:tc>
          <w:tcPr>
            <w:tcW w:w="1523" w:type="dxa"/>
            <w:vAlign w:val="bottom"/>
          </w:tcPr>
          <w:p w14:paraId="197F45D6" w14:textId="3E96C334" w:rsidR="001C2F37" w:rsidRPr="007A58D4" w:rsidRDefault="001C2F37" w:rsidP="001C2F37">
            <w:pPr>
              <w:spacing w:line="360" w:lineRule="auto"/>
              <w:jc w:val="center"/>
            </w:pPr>
            <w:r>
              <w:rPr>
                <w:rFonts w:ascii="Calibri" w:eastAsia="Times New Roman" w:hAnsi="Calibri" w:cs="Times New Roman"/>
                <w:color w:val="000000"/>
                <w:sz w:val="24"/>
                <w:szCs w:val="24"/>
              </w:rPr>
              <w:t>729</w:t>
            </w:r>
          </w:p>
        </w:tc>
        <w:tc>
          <w:tcPr>
            <w:tcW w:w="1522" w:type="dxa"/>
            <w:vAlign w:val="bottom"/>
          </w:tcPr>
          <w:p w14:paraId="42A6F4A4" w14:textId="70C3ED33" w:rsidR="001C2F37" w:rsidRPr="007A58D4" w:rsidRDefault="001C2F37" w:rsidP="001C2F37">
            <w:pPr>
              <w:spacing w:line="360" w:lineRule="auto"/>
              <w:jc w:val="center"/>
            </w:pPr>
            <w:r>
              <w:rPr>
                <w:rFonts w:ascii="Calibri" w:eastAsia="Times New Roman" w:hAnsi="Calibri" w:cs="Times New Roman"/>
                <w:color w:val="000000"/>
                <w:sz w:val="24"/>
                <w:szCs w:val="24"/>
              </w:rPr>
              <w:t>40</w:t>
            </w:r>
          </w:p>
        </w:tc>
        <w:tc>
          <w:tcPr>
            <w:tcW w:w="1523" w:type="dxa"/>
            <w:vAlign w:val="bottom"/>
          </w:tcPr>
          <w:p w14:paraId="1A03FF83" w14:textId="01BDC411" w:rsidR="001C2F37" w:rsidRPr="007A58D4" w:rsidRDefault="001C2F37" w:rsidP="001C2F37">
            <w:pPr>
              <w:spacing w:line="360" w:lineRule="auto"/>
              <w:jc w:val="center"/>
            </w:pPr>
            <w:r>
              <w:rPr>
                <w:rFonts w:ascii="Calibri" w:eastAsia="Times New Roman" w:hAnsi="Calibri" w:cs="Times New Roman"/>
                <w:color w:val="000000"/>
                <w:sz w:val="24"/>
                <w:szCs w:val="24"/>
              </w:rPr>
              <w:t>37</w:t>
            </w:r>
          </w:p>
        </w:tc>
        <w:tc>
          <w:tcPr>
            <w:tcW w:w="1523" w:type="dxa"/>
            <w:vAlign w:val="bottom"/>
          </w:tcPr>
          <w:p w14:paraId="266E0674" w14:textId="64E254AE" w:rsidR="001C2F37" w:rsidRPr="007A58D4" w:rsidRDefault="001C2F37" w:rsidP="001C2F37">
            <w:pPr>
              <w:spacing w:line="360" w:lineRule="auto"/>
              <w:jc w:val="center"/>
            </w:pPr>
            <w:r>
              <w:rPr>
                <w:rFonts w:ascii="Calibri" w:eastAsia="Times New Roman" w:hAnsi="Calibri" w:cs="Times New Roman"/>
                <w:color w:val="000000"/>
                <w:sz w:val="24"/>
                <w:szCs w:val="24"/>
              </w:rPr>
              <w:t>32</w:t>
            </w:r>
          </w:p>
        </w:tc>
      </w:tr>
      <w:tr w:rsidR="001C2F37" w14:paraId="4B320CFD" w14:textId="77777777" w:rsidTr="00E56C1B">
        <w:trPr>
          <w:trHeight w:val="97"/>
          <w:jc w:val="center"/>
        </w:trPr>
        <w:tc>
          <w:tcPr>
            <w:tcW w:w="1584" w:type="dxa"/>
            <w:vMerge/>
            <w:vAlign w:val="center"/>
          </w:tcPr>
          <w:p w14:paraId="50CF4A3A" w14:textId="77777777" w:rsidR="001C2F37" w:rsidRDefault="001C2F37" w:rsidP="003620B7">
            <w:pPr>
              <w:spacing w:line="480" w:lineRule="auto"/>
              <w:jc w:val="center"/>
            </w:pPr>
          </w:p>
        </w:tc>
        <w:tc>
          <w:tcPr>
            <w:tcW w:w="992" w:type="dxa"/>
            <w:vMerge w:val="restart"/>
            <w:vAlign w:val="center"/>
          </w:tcPr>
          <w:p w14:paraId="3B5F82DD" w14:textId="77777777" w:rsidR="001C2F37" w:rsidRDefault="001C2F37" w:rsidP="003620B7">
            <w:pPr>
              <w:spacing w:line="360" w:lineRule="auto"/>
              <w:jc w:val="center"/>
            </w:pPr>
            <w:r>
              <w:t>60</w:t>
            </w:r>
          </w:p>
        </w:tc>
        <w:tc>
          <w:tcPr>
            <w:tcW w:w="1134" w:type="dxa"/>
            <w:vAlign w:val="center"/>
          </w:tcPr>
          <w:p w14:paraId="5A2C326C" w14:textId="77777777" w:rsidR="001C2F37" w:rsidRDefault="001C2F37" w:rsidP="003620B7">
            <w:pPr>
              <w:spacing w:line="360" w:lineRule="auto"/>
              <w:jc w:val="center"/>
            </w:pPr>
            <w:r>
              <w:t>30</w:t>
            </w:r>
          </w:p>
        </w:tc>
        <w:tc>
          <w:tcPr>
            <w:tcW w:w="1392" w:type="dxa"/>
            <w:vAlign w:val="bottom"/>
          </w:tcPr>
          <w:p w14:paraId="6C9746C7"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180,499</w:t>
            </w:r>
          </w:p>
        </w:tc>
        <w:tc>
          <w:tcPr>
            <w:tcW w:w="1522" w:type="dxa"/>
            <w:vAlign w:val="bottom"/>
          </w:tcPr>
          <w:p w14:paraId="02832F91" w14:textId="3AE4BCB4" w:rsidR="001C2F37" w:rsidRPr="007A58D4" w:rsidRDefault="001C2F37" w:rsidP="001C2F37">
            <w:pPr>
              <w:spacing w:line="360" w:lineRule="auto"/>
              <w:jc w:val="center"/>
            </w:pPr>
            <w:r>
              <w:rPr>
                <w:rFonts w:ascii="Calibri" w:eastAsia="Times New Roman" w:hAnsi="Calibri" w:cs="Times New Roman"/>
                <w:color w:val="000000"/>
                <w:sz w:val="24"/>
                <w:szCs w:val="24"/>
              </w:rPr>
              <w:t>1384</w:t>
            </w:r>
          </w:p>
        </w:tc>
        <w:tc>
          <w:tcPr>
            <w:tcW w:w="1523" w:type="dxa"/>
            <w:vAlign w:val="bottom"/>
          </w:tcPr>
          <w:p w14:paraId="7DC4771C" w14:textId="411DB94C" w:rsidR="001C2F37" w:rsidRPr="007A58D4" w:rsidRDefault="001C2F37" w:rsidP="001C2F37">
            <w:pPr>
              <w:spacing w:line="360" w:lineRule="auto"/>
              <w:jc w:val="center"/>
            </w:pPr>
            <w:r>
              <w:rPr>
                <w:rFonts w:ascii="Calibri" w:eastAsia="Times New Roman" w:hAnsi="Calibri" w:cs="Times New Roman"/>
                <w:color w:val="000000"/>
                <w:sz w:val="24"/>
                <w:szCs w:val="24"/>
              </w:rPr>
              <w:t>1249</w:t>
            </w:r>
          </w:p>
        </w:tc>
        <w:tc>
          <w:tcPr>
            <w:tcW w:w="1523" w:type="dxa"/>
            <w:vAlign w:val="bottom"/>
          </w:tcPr>
          <w:p w14:paraId="751A582B" w14:textId="2494FB13" w:rsidR="001C2F37" w:rsidRPr="007A58D4" w:rsidRDefault="001C2F37" w:rsidP="001C2F37">
            <w:pPr>
              <w:spacing w:line="360" w:lineRule="auto"/>
              <w:jc w:val="center"/>
            </w:pPr>
            <w:r>
              <w:rPr>
                <w:rFonts w:ascii="Calibri" w:eastAsia="Times New Roman" w:hAnsi="Calibri" w:cs="Times New Roman"/>
                <w:color w:val="000000"/>
                <w:sz w:val="24"/>
                <w:szCs w:val="24"/>
              </w:rPr>
              <w:t>956</w:t>
            </w:r>
          </w:p>
        </w:tc>
        <w:tc>
          <w:tcPr>
            <w:tcW w:w="1522" w:type="dxa"/>
            <w:vAlign w:val="bottom"/>
          </w:tcPr>
          <w:p w14:paraId="0EB5693A" w14:textId="39CB8A2B" w:rsidR="001C2F37" w:rsidRPr="007A58D4" w:rsidRDefault="001C2F37" w:rsidP="001C2F37">
            <w:pPr>
              <w:spacing w:line="360" w:lineRule="auto"/>
              <w:jc w:val="center"/>
            </w:pPr>
            <w:r>
              <w:rPr>
                <w:rFonts w:ascii="Calibri" w:eastAsia="Times New Roman" w:hAnsi="Calibri" w:cs="Times New Roman"/>
                <w:color w:val="000000"/>
                <w:sz w:val="24"/>
                <w:szCs w:val="24"/>
              </w:rPr>
              <w:t>52</w:t>
            </w:r>
          </w:p>
        </w:tc>
        <w:tc>
          <w:tcPr>
            <w:tcW w:w="1523" w:type="dxa"/>
            <w:vAlign w:val="bottom"/>
          </w:tcPr>
          <w:p w14:paraId="6092966F" w14:textId="6B1F2317" w:rsidR="001C2F37" w:rsidRPr="007A58D4" w:rsidRDefault="001C2F37" w:rsidP="001C2F37">
            <w:pPr>
              <w:spacing w:line="360" w:lineRule="auto"/>
              <w:jc w:val="center"/>
            </w:pPr>
            <w:r>
              <w:rPr>
                <w:rFonts w:ascii="Calibri" w:eastAsia="Times New Roman" w:hAnsi="Calibri" w:cs="Times New Roman"/>
                <w:color w:val="000000"/>
                <w:sz w:val="24"/>
                <w:szCs w:val="24"/>
              </w:rPr>
              <w:t>49</w:t>
            </w:r>
          </w:p>
        </w:tc>
        <w:tc>
          <w:tcPr>
            <w:tcW w:w="1523" w:type="dxa"/>
            <w:vAlign w:val="bottom"/>
          </w:tcPr>
          <w:p w14:paraId="72A1FB49" w14:textId="13E7206E" w:rsidR="001C2F37" w:rsidRPr="007A58D4" w:rsidRDefault="001C2F37" w:rsidP="001C2F37">
            <w:pPr>
              <w:spacing w:line="360" w:lineRule="auto"/>
              <w:jc w:val="center"/>
            </w:pPr>
            <w:r>
              <w:rPr>
                <w:rFonts w:ascii="Calibri" w:eastAsia="Times New Roman" w:hAnsi="Calibri" w:cs="Times New Roman"/>
                <w:color w:val="000000"/>
                <w:sz w:val="24"/>
                <w:szCs w:val="24"/>
              </w:rPr>
              <w:t>42</w:t>
            </w:r>
          </w:p>
        </w:tc>
      </w:tr>
      <w:tr w:rsidR="001C2F37" w14:paraId="75B550B9" w14:textId="77777777" w:rsidTr="00E56C1B">
        <w:trPr>
          <w:trHeight w:val="97"/>
          <w:jc w:val="center"/>
        </w:trPr>
        <w:tc>
          <w:tcPr>
            <w:tcW w:w="1584" w:type="dxa"/>
            <w:vMerge/>
            <w:vAlign w:val="center"/>
          </w:tcPr>
          <w:p w14:paraId="5A292E49" w14:textId="77777777" w:rsidR="001C2F37" w:rsidRDefault="001C2F37" w:rsidP="003620B7">
            <w:pPr>
              <w:spacing w:line="480" w:lineRule="auto"/>
              <w:jc w:val="center"/>
            </w:pPr>
          </w:p>
        </w:tc>
        <w:tc>
          <w:tcPr>
            <w:tcW w:w="992" w:type="dxa"/>
            <w:vMerge/>
            <w:vAlign w:val="center"/>
          </w:tcPr>
          <w:p w14:paraId="78E18154" w14:textId="77777777" w:rsidR="001C2F37" w:rsidRDefault="001C2F37" w:rsidP="003620B7">
            <w:pPr>
              <w:spacing w:line="360" w:lineRule="auto"/>
              <w:jc w:val="center"/>
            </w:pPr>
          </w:p>
        </w:tc>
        <w:tc>
          <w:tcPr>
            <w:tcW w:w="1134" w:type="dxa"/>
            <w:vAlign w:val="center"/>
          </w:tcPr>
          <w:p w14:paraId="7E2B7969" w14:textId="77777777" w:rsidR="001C2F37" w:rsidRDefault="001C2F37" w:rsidP="003620B7">
            <w:pPr>
              <w:spacing w:line="360" w:lineRule="auto"/>
              <w:jc w:val="center"/>
            </w:pPr>
            <w:r>
              <w:t>70</w:t>
            </w:r>
          </w:p>
        </w:tc>
        <w:tc>
          <w:tcPr>
            <w:tcW w:w="1392" w:type="dxa"/>
            <w:vAlign w:val="bottom"/>
          </w:tcPr>
          <w:p w14:paraId="64DDA1C3"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412,013</w:t>
            </w:r>
          </w:p>
        </w:tc>
        <w:tc>
          <w:tcPr>
            <w:tcW w:w="1522" w:type="dxa"/>
            <w:vAlign w:val="bottom"/>
          </w:tcPr>
          <w:p w14:paraId="25938FFB" w14:textId="6D4567CC" w:rsidR="001C2F37" w:rsidRPr="007A58D4" w:rsidRDefault="001C2F37" w:rsidP="001C2F37">
            <w:pPr>
              <w:spacing w:line="360" w:lineRule="auto"/>
              <w:jc w:val="center"/>
            </w:pPr>
            <w:r>
              <w:rPr>
                <w:rFonts w:ascii="Calibri" w:eastAsia="Times New Roman" w:hAnsi="Calibri" w:cs="Times New Roman"/>
                <w:color w:val="000000"/>
                <w:sz w:val="24"/>
                <w:szCs w:val="24"/>
              </w:rPr>
              <w:t>1598</w:t>
            </w:r>
          </w:p>
        </w:tc>
        <w:tc>
          <w:tcPr>
            <w:tcW w:w="1523" w:type="dxa"/>
            <w:vAlign w:val="bottom"/>
          </w:tcPr>
          <w:p w14:paraId="2907575E" w14:textId="4F814182" w:rsidR="001C2F37" w:rsidRPr="007A58D4" w:rsidRDefault="001C2F37" w:rsidP="001C2F37">
            <w:pPr>
              <w:spacing w:line="360" w:lineRule="auto"/>
              <w:jc w:val="center"/>
            </w:pPr>
            <w:r>
              <w:rPr>
                <w:rFonts w:ascii="Calibri" w:eastAsia="Times New Roman" w:hAnsi="Calibri" w:cs="Times New Roman"/>
                <w:color w:val="000000"/>
                <w:sz w:val="24"/>
                <w:szCs w:val="24"/>
              </w:rPr>
              <w:t>1442</w:t>
            </w:r>
          </w:p>
        </w:tc>
        <w:tc>
          <w:tcPr>
            <w:tcW w:w="1523" w:type="dxa"/>
            <w:vAlign w:val="bottom"/>
          </w:tcPr>
          <w:p w14:paraId="19AF7A0E" w14:textId="19167CAC" w:rsidR="001C2F37" w:rsidRPr="007A58D4" w:rsidRDefault="001C2F37" w:rsidP="001C2F37">
            <w:pPr>
              <w:spacing w:line="360" w:lineRule="auto"/>
              <w:jc w:val="center"/>
            </w:pPr>
            <w:r>
              <w:rPr>
                <w:rFonts w:ascii="Calibri" w:eastAsia="Times New Roman" w:hAnsi="Calibri" w:cs="Times New Roman"/>
                <w:color w:val="000000"/>
                <w:sz w:val="24"/>
                <w:szCs w:val="24"/>
              </w:rPr>
              <w:t>1102</w:t>
            </w:r>
          </w:p>
        </w:tc>
        <w:tc>
          <w:tcPr>
            <w:tcW w:w="1522" w:type="dxa"/>
            <w:vAlign w:val="bottom"/>
          </w:tcPr>
          <w:p w14:paraId="7BEA3ACE" w14:textId="7FF5CD48" w:rsidR="001C2F37" w:rsidRPr="007A58D4" w:rsidRDefault="001C2F37" w:rsidP="001C2F37">
            <w:pPr>
              <w:spacing w:line="360" w:lineRule="auto"/>
              <w:jc w:val="center"/>
            </w:pPr>
            <w:r>
              <w:rPr>
                <w:rFonts w:ascii="Calibri" w:eastAsia="Times New Roman" w:hAnsi="Calibri" w:cs="Times New Roman"/>
                <w:color w:val="000000"/>
                <w:sz w:val="24"/>
                <w:szCs w:val="24"/>
              </w:rPr>
              <w:t>60</w:t>
            </w:r>
          </w:p>
        </w:tc>
        <w:tc>
          <w:tcPr>
            <w:tcW w:w="1523" w:type="dxa"/>
            <w:vAlign w:val="bottom"/>
          </w:tcPr>
          <w:p w14:paraId="63DEFB3A" w14:textId="607076F4" w:rsidR="001C2F37" w:rsidRPr="007A58D4" w:rsidRDefault="001C2F37" w:rsidP="001C2F37">
            <w:pPr>
              <w:spacing w:line="360" w:lineRule="auto"/>
              <w:jc w:val="center"/>
            </w:pPr>
            <w:r>
              <w:rPr>
                <w:rFonts w:ascii="Calibri" w:eastAsia="Times New Roman" w:hAnsi="Calibri" w:cs="Times New Roman"/>
                <w:color w:val="000000"/>
                <w:sz w:val="24"/>
                <w:szCs w:val="24"/>
              </w:rPr>
              <w:t>57</w:t>
            </w:r>
          </w:p>
        </w:tc>
        <w:tc>
          <w:tcPr>
            <w:tcW w:w="1523" w:type="dxa"/>
            <w:vAlign w:val="bottom"/>
          </w:tcPr>
          <w:p w14:paraId="7C58CCCA" w14:textId="1F2A5AF7" w:rsidR="001C2F37" w:rsidRPr="007A58D4" w:rsidRDefault="001C2F37" w:rsidP="001C2F37">
            <w:pPr>
              <w:spacing w:line="360" w:lineRule="auto"/>
              <w:jc w:val="center"/>
            </w:pPr>
            <w:r>
              <w:rPr>
                <w:rFonts w:ascii="Calibri" w:eastAsia="Times New Roman" w:hAnsi="Calibri" w:cs="Times New Roman"/>
                <w:color w:val="000000"/>
                <w:sz w:val="24"/>
                <w:szCs w:val="24"/>
              </w:rPr>
              <w:t>49</w:t>
            </w:r>
          </w:p>
        </w:tc>
      </w:tr>
      <w:tr w:rsidR="001C2F37" w14:paraId="2AC7CFFB" w14:textId="77777777" w:rsidTr="00E56C1B">
        <w:trPr>
          <w:trHeight w:val="97"/>
          <w:jc w:val="center"/>
        </w:trPr>
        <w:tc>
          <w:tcPr>
            <w:tcW w:w="1584" w:type="dxa"/>
            <w:vMerge/>
            <w:vAlign w:val="center"/>
          </w:tcPr>
          <w:p w14:paraId="47E6C669" w14:textId="77777777" w:rsidR="001C2F37" w:rsidRDefault="001C2F37" w:rsidP="003620B7">
            <w:pPr>
              <w:spacing w:line="480" w:lineRule="auto"/>
              <w:jc w:val="center"/>
            </w:pPr>
          </w:p>
        </w:tc>
        <w:tc>
          <w:tcPr>
            <w:tcW w:w="992" w:type="dxa"/>
            <w:vMerge w:val="restart"/>
            <w:vAlign w:val="center"/>
          </w:tcPr>
          <w:p w14:paraId="7B569810" w14:textId="77777777" w:rsidR="001C2F37" w:rsidRDefault="001C2F37" w:rsidP="003620B7">
            <w:pPr>
              <w:spacing w:line="360" w:lineRule="auto"/>
              <w:jc w:val="center"/>
            </w:pPr>
            <w:r>
              <w:t>80</w:t>
            </w:r>
          </w:p>
        </w:tc>
        <w:tc>
          <w:tcPr>
            <w:tcW w:w="1134" w:type="dxa"/>
            <w:vAlign w:val="center"/>
          </w:tcPr>
          <w:p w14:paraId="4414898F" w14:textId="77777777" w:rsidR="001C2F37" w:rsidRDefault="001C2F37" w:rsidP="003620B7">
            <w:pPr>
              <w:spacing w:line="360" w:lineRule="auto"/>
              <w:jc w:val="center"/>
            </w:pPr>
            <w:r>
              <w:t>30</w:t>
            </w:r>
          </w:p>
        </w:tc>
        <w:tc>
          <w:tcPr>
            <w:tcW w:w="1392" w:type="dxa"/>
            <w:vAlign w:val="bottom"/>
          </w:tcPr>
          <w:p w14:paraId="62EE1494"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179,500</w:t>
            </w:r>
          </w:p>
        </w:tc>
        <w:tc>
          <w:tcPr>
            <w:tcW w:w="1522" w:type="dxa"/>
            <w:vAlign w:val="bottom"/>
          </w:tcPr>
          <w:p w14:paraId="6298659A" w14:textId="41A1B52C" w:rsidR="001C2F37" w:rsidRPr="007A58D4" w:rsidRDefault="001C2F37" w:rsidP="001C2F37">
            <w:pPr>
              <w:spacing w:line="360" w:lineRule="auto"/>
              <w:jc w:val="center"/>
            </w:pPr>
            <w:r>
              <w:rPr>
                <w:rFonts w:ascii="Calibri" w:eastAsia="Times New Roman" w:hAnsi="Calibri" w:cs="Times New Roman"/>
                <w:color w:val="000000"/>
                <w:sz w:val="24"/>
                <w:szCs w:val="24"/>
              </w:rPr>
              <w:t>2313</w:t>
            </w:r>
          </w:p>
        </w:tc>
        <w:tc>
          <w:tcPr>
            <w:tcW w:w="1523" w:type="dxa"/>
            <w:vAlign w:val="bottom"/>
          </w:tcPr>
          <w:p w14:paraId="0B7EBE1C" w14:textId="4BF91F09" w:rsidR="001C2F37" w:rsidRPr="007A58D4" w:rsidRDefault="001C2F37" w:rsidP="001C2F37">
            <w:pPr>
              <w:spacing w:line="360" w:lineRule="auto"/>
              <w:jc w:val="center"/>
            </w:pPr>
            <w:r>
              <w:rPr>
                <w:rFonts w:ascii="Calibri" w:eastAsia="Times New Roman" w:hAnsi="Calibri" w:cs="Times New Roman"/>
                <w:color w:val="000000"/>
                <w:sz w:val="24"/>
                <w:szCs w:val="24"/>
              </w:rPr>
              <w:t>2087</w:t>
            </w:r>
          </w:p>
        </w:tc>
        <w:tc>
          <w:tcPr>
            <w:tcW w:w="1523" w:type="dxa"/>
            <w:vAlign w:val="bottom"/>
          </w:tcPr>
          <w:p w14:paraId="184FE0A3" w14:textId="40250C60" w:rsidR="001C2F37" w:rsidRPr="007A58D4" w:rsidRDefault="001C2F37" w:rsidP="001C2F37">
            <w:pPr>
              <w:spacing w:line="360" w:lineRule="auto"/>
              <w:jc w:val="center"/>
            </w:pPr>
            <w:r>
              <w:rPr>
                <w:rFonts w:ascii="Calibri" w:eastAsia="Times New Roman" w:hAnsi="Calibri" w:cs="Times New Roman"/>
                <w:color w:val="000000"/>
                <w:sz w:val="24"/>
                <w:szCs w:val="24"/>
              </w:rPr>
              <w:t>1591</w:t>
            </w:r>
          </w:p>
        </w:tc>
        <w:tc>
          <w:tcPr>
            <w:tcW w:w="1522" w:type="dxa"/>
            <w:vAlign w:val="bottom"/>
          </w:tcPr>
          <w:p w14:paraId="4B6983FD" w14:textId="2ACD6BCF" w:rsidR="001C2F37" w:rsidRPr="007A58D4" w:rsidRDefault="001C2F37" w:rsidP="001C2F37">
            <w:pPr>
              <w:spacing w:line="360" w:lineRule="auto"/>
              <w:jc w:val="center"/>
            </w:pPr>
            <w:r>
              <w:rPr>
                <w:rFonts w:ascii="Calibri" w:eastAsia="Times New Roman" w:hAnsi="Calibri" w:cs="Times New Roman"/>
                <w:color w:val="000000"/>
                <w:sz w:val="24"/>
                <w:szCs w:val="24"/>
              </w:rPr>
              <w:t>87</w:t>
            </w:r>
          </w:p>
        </w:tc>
        <w:tc>
          <w:tcPr>
            <w:tcW w:w="1523" w:type="dxa"/>
            <w:vAlign w:val="bottom"/>
          </w:tcPr>
          <w:p w14:paraId="29F95249" w14:textId="11E53F66" w:rsidR="001C2F37" w:rsidRPr="007A58D4" w:rsidRDefault="001C2F37" w:rsidP="001C2F37">
            <w:pPr>
              <w:spacing w:line="360" w:lineRule="auto"/>
              <w:jc w:val="center"/>
            </w:pPr>
            <w:r>
              <w:rPr>
                <w:rFonts w:ascii="Calibri" w:eastAsia="Times New Roman" w:hAnsi="Calibri" w:cs="Times New Roman"/>
                <w:color w:val="000000"/>
                <w:sz w:val="24"/>
                <w:szCs w:val="24"/>
              </w:rPr>
              <w:t>82</w:t>
            </w:r>
          </w:p>
        </w:tc>
        <w:tc>
          <w:tcPr>
            <w:tcW w:w="1523" w:type="dxa"/>
            <w:vAlign w:val="bottom"/>
          </w:tcPr>
          <w:p w14:paraId="5CD67809" w14:textId="6ADEA2F0" w:rsidR="001C2F37" w:rsidRPr="007A58D4" w:rsidRDefault="001C2F37" w:rsidP="001C2F37">
            <w:pPr>
              <w:spacing w:line="360" w:lineRule="auto"/>
              <w:jc w:val="center"/>
            </w:pPr>
            <w:r>
              <w:rPr>
                <w:rFonts w:ascii="Calibri" w:eastAsia="Times New Roman" w:hAnsi="Calibri" w:cs="Times New Roman"/>
                <w:color w:val="000000"/>
                <w:sz w:val="24"/>
                <w:szCs w:val="24"/>
              </w:rPr>
              <w:t>70</w:t>
            </w:r>
          </w:p>
        </w:tc>
      </w:tr>
      <w:tr w:rsidR="001C2F37" w14:paraId="7B766804" w14:textId="77777777" w:rsidTr="00E56C1B">
        <w:trPr>
          <w:trHeight w:val="97"/>
          <w:jc w:val="center"/>
        </w:trPr>
        <w:tc>
          <w:tcPr>
            <w:tcW w:w="1584" w:type="dxa"/>
            <w:vMerge/>
            <w:vAlign w:val="center"/>
          </w:tcPr>
          <w:p w14:paraId="4E829A70" w14:textId="77777777" w:rsidR="001C2F37" w:rsidRDefault="001C2F37" w:rsidP="003620B7">
            <w:pPr>
              <w:spacing w:line="480" w:lineRule="auto"/>
              <w:jc w:val="center"/>
            </w:pPr>
          </w:p>
        </w:tc>
        <w:tc>
          <w:tcPr>
            <w:tcW w:w="992" w:type="dxa"/>
            <w:vMerge/>
            <w:vAlign w:val="center"/>
          </w:tcPr>
          <w:p w14:paraId="036B94C1" w14:textId="77777777" w:rsidR="001C2F37" w:rsidRDefault="001C2F37" w:rsidP="003620B7">
            <w:pPr>
              <w:spacing w:line="480" w:lineRule="auto"/>
              <w:jc w:val="center"/>
            </w:pPr>
          </w:p>
        </w:tc>
        <w:tc>
          <w:tcPr>
            <w:tcW w:w="1134" w:type="dxa"/>
            <w:vAlign w:val="center"/>
          </w:tcPr>
          <w:p w14:paraId="51367053" w14:textId="77777777" w:rsidR="001C2F37" w:rsidRDefault="001C2F37" w:rsidP="003620B7">
            <w:pPr>
              <w:spacing w:line="360" w:lineRule="auto"/>
              <w:jc w:val="center"/>
            </w:pPr>
            <w:r>
              <w:t>70</w:t>
            </w:r>
          </w:p>
        </w:tc>
        <w:tc>
          <w:tcPr>
            <w:tcW w:w="1392" w:type="dxa"/>
            <w:vAlign w:val="bottom"/>
          </w:tcPr>
          <w:p w14:paraId="3080138B" w14:textId="77777777" w:rsidR="001C2F37" w:rsidRPr="007A58D4" w:rsidRDefault="001C2F37" w:rsidP="003620B7">
            <w:pPr>
              <w:spacing w:line="360" w:lineRule="auto"/>
              <w:jc w:val="center"/>
            </w:pPr>
            <w:r>
              <w:rPr>
                <w:rFonts w:ascii="Calibri" w:eastAsia="Times New Roman" w:hAnsi="Calibri" w:cs="Times New Roman"/>
                <w:color w:val="000000"/>
                <w:sz w:val="24"/>
                <w:szCs w:val="24"/>
              </w:rPr>
              <w:t>406,891</w:t>
            </w:r>
          </w:p>
        </w:tc>
        <w:tc>
          <w:tcPr>
            <w:tcW w:w="1522" w:type="dxa"/>
            <w:vAlign w:val="bottom"/>
          </w:tcPr>
          <w:p w14:paraId="3C7A8AD8" w14:textId="5FBB3757" w:rsidR="001C2F37" w:rsidRPr="007A58D4" w:rsidRDefault="001C2F37" w:rsidP="001C2F37">
            <w:pPr>
              <w:spacing w:line="360" w:lineRule="auto"/>
              <w:jc w:val="center"/>
            </w:pPr>
            <w:r>
              <w:rPr>
                <w:rFonts w:ascii="Calibri" w:eastAsia="Times New Roman" w:hAnsi="Calibri" w:cs="Times New Roman"/>
                <w:color w:val="000000"/>
                <w:sz w:val="24"/>
                <w:szCs w:val="24"/>
              </w:rPr>
              <w:t>2978</w:t>
            </w:r>
          </w:p>
        </w:tc>
        <w:tc>
          <w:tcPr>
            <w:tcW w:w="1523" w:type="dxa"/>
            <w:vAlign w:val="bottom"/>
          </w:tcPr>
          <w:p w14:paraId="442D6805" w14:textId="3723BDD4" w:rsidR="001C2F37" w:rsidRPr="007A58D4" w:rsidRDefault="001C2F37" w:rsidP="001C2F37">
            <w:pPr>
              <w:spacing w:line="360" w:lineRule="auto"/>
              <w:jc w:val="center"/>
            </w:pPr>
            <w:r>
              <w:rPr>
                <w:rFonts w:ascii="Calibri" w:eastAsia="Times New Roman" w:hAnsi="Calibri" w:cs="Times New Roman"/>
                <w:color w:val="000000"/>
                <w:sz w:val="24"/>
                <w:szCs w:val="24"/>
              </w:rPr>
              <w:t>2686</w:t>
            </w:r>
          </w:p>
        </w:tc>
        <w:tc>
          <w:tcPr>
            <w:tcW w:w="1523" w:type="dxa"/>
            <w:vAlign w:val="bottom"/>
          </w:tcPr>
          <w:p w14:paraId="1CFC62B5" w14:textId="467B9BC1" w:rsidR="001C2F37" w:rsidRPr="007A58D4" w:rsidRDefault="001C2F37" w:rsidP="001C2F37">
            <w:pPr>
              <w:spacing w:line="360" w:lineRule="auto"/>
              <w:jc w:val="center"/>
            </w:pPr>
            <w:r>
              <w:rPr>
                <w:rFonts w:ascii="Calibri" w:eastAsia="Times New Roman" w:hAnsi="Calibri" w:cs="Times New Roman"/>
                <w:color w:val="000000"/>
                <w:sz w:val="24"/>
                <w:szCs w:val="24"/>
              </w:rPr>
              <w:t>2042</w:t>
            </w:r>
          </w:p>
        </w:tc>
        <w:tc>
          <w:tcPr>
            <w:tcW w:w="1522" w:type="dxa"/>
            <w:vAlign w:val="bottom"/>
          </w:tcPr>
          <w:p w14:paraId="196379E5" w14:textId="68F8333E" w:rsidR="001C2F37" w:rsidRPr="007A58D4" w:rsidRDefault="001C2F37" w:rsidP="001C2F37">
            <w:pPr>
              <w:spacing w:line="360" w:lineRule="auto"/>
              <w:jc w:val="center"/>
            </w:pPr>
            <w:r>
              <w:rPr>
                <w:rFonts w:ascii="Calibri" w:eastAsia="Times New Roman" w:hAnsi="Calibri" w:cs="Times New Roman"/>
                <w:color w:val="000000"/>
                <w:sz w:val="24"/>
                <w:szCs w:val="24"/>
              </w:rPr>
              <w:t>112</w:t>
            </w:r>
          </w:p>
        </w:tc>
        <w:tc>
          <w:tcPr>
            <w:tcW w:w="1523" w:type="dxa"/>
            <w:vAlign w:val="bottom"/>
          </w:tcPr>
          <w:p w14:paraId="18480C41" w14:textId="7537F016" w:rsidR="001C2F37" w:rsidRPr="007A58D4" w:rsidRDefault="001C2F37" w:rsidP="001C2F37">
            <w:pPr>
              <w:spacing w:line="360" w:lineRule="auto"/>
              <w:jc w:val="center"/>
            </w:pPr>
            <w:r>
              <w:rPr>
                <w:rFonts w:ascii="Calibri" w:eastAsia="Times New Roman" w:hAnsi="Calibri" w:cs="Times New Roman"/>
                <w:color w:val="000000"/>
                <w:sz w:val="24"/>
                <w:szCs w:val="24"/>
              </w:rPr>
              <w:t>105</w:t>
            </w:r>
          </w:p>
        </w:tc>
        <w:tc>
          <w:tcPr>
            <w:tcW w:w="1523" w:type="dxa"/>
            <w:vAlign w:val="bottom"/>
          </w:tcPr>
          <w:p w14:paraId="1F0AC6B9" w14:textId="3F4F6854" w:rsidR="001C2F37" w:rsidRPr="007A58D4" w:rsidRDefault="001C2F37" w:rsidP="001C2F37">
            <w:pPr>
              <w:spacing w:line="360" w:lineRule="auto"/>
              <w:jc w:val="center"/>
            </w:pPr>
            <w:r>
              <w:rPr>
                <w:rFonts w:ascii="Calibri" w:eastAsia="Times New Roman" w:hAnsi="Calibri" w:cs="Times New Roman"/>
                <w:color w:val="000000"/>
                <w:sz w:val="24"/>
                <w:szCs w:val="24"/>
              </w:rPr>
              <w:t>90</w:t>
            </w:r>
          </w:p>
        </w:tc>
      </w:tr>
    </w:tbl>
    <w:p w14:paraId="0C95BE9C" w14:textId="77777777" w:rsidR="00725B57" w:rsidRDefault="00725B57" w:rsidP="00CE0447">
      <w:pPr>
        <w:spacing w:line="276" w:lineRule="auto"/>
        <w:jc w:val="both"/>
        <w:sectPr w:rsidR="00725B57" w:rsidSect="00C66114">
          <w:pgSz w:w="16840" w:h="11900" w:orient="landscape"/>
          <w:pgMar w:top="1440" w:right="1440" w:bottom="1440" w:left="1440" w:header="708" w:footer="708" w:gutter="0"/>
          <w:cols w:space="708"/>
          <w:docGrid w:linePitch="360"/>
        </w:sectPr>
      </w:pPr>
    </w:p>
    <w:p w14:paraId="0F610FA2" w14:textId="44BFC92E" w:rsidR="00725B57" w:rsidRDefault="00725B57" w:rsidP="00CE0447">
      <w:pPr>
        <w:spacing w:line="276" w:lineRule="auto"/>
        <w:jc w:val="both"/>
      </w:pPr>
    </w:p>
    <w:p w14:paraId="4F245FFE" w14:textId="77777777" w:rsidR="00CE0447" w:rsidRDefault="00CE0447" w:rsidP="00CE0447">
      <w:pPr>
        <w:keepNext/>
        <w:spacing w:line="276" w:lineRule="auto"/>
        <w:jc w:val="both"/>
      </w:pPr>
      <w:r>
        <w:rPr>
          <w:noProof/>
          <w:lang w:val="en-US"/>
        </w:rPr>
        <w:drawing>
          <wp:inline distT="0" distB="0" distL="0" distR="0" wp14:anchorId="1A8739D8" wp14:editId="50C2CEE3">
            <wp:extent cx="5829300" cy="29992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 red preinf.png"/>
                    <pic:cNvPicPr/>
                  </pic:nvPicPr>
                  <pic:blipFill>
                    <a:blip r:embed="rId18">
                      <a:extLst>
                        <a:ext uri="{28A0092B-C50C-407E-A947-70E740481C1C}">
                          <a14:useLocalDpi xmlns:a14="http://schemas.microsoft.com/office/drawing/2010/main" val="0"/>
                        </a:ext>
                      </a:extLst>
                    </a:blip>
                    <a:stretch>
                      <a:fillRect/>
                    </a:stretch>
                  </pic:blipFill>
                  <pic:spPr>
                    <a:xfrm>
                      <a:off x="0" y="0"/>
                      <a:ext cx="5829802" cy="2999513"/>
                    </a:xfrm>
                    <a:prstGeom prst="rect">
                      <a:avLst/>
                    </a:prstGeom>
                  </pic:spPr>
                </pic:pic>
              </a:graphicData>
            </a:graphic>
          </wp:inline>
        </w:drawing>
      </w:r>
    </w:p>
    <w:p w14:paraId="4183737B" w14:textId="77777777" w:rsidR="00CE0447" w:rsidRPr="00725B57" w:rsidRDefault="00CE0447" w:rsidP="00725B57">
      <w:pPr>
        <w:pStyle w:val="Caption"/>
        <w:keepNext/>
        <w:spacing w:after="60"/>
        <w:rPr>
          <w:rFonts w:asciiTheme="minorHAnsi" w:hAnsiTheme="minorHAnsi"/>
          <w:b w:val="0"/>
          <w:color w:val="auto"/>
        </w:rPr>
      </w:pPr>
      <w:commentRangeStart w:id="25"/>
      <w:r w:rsidRPr="00725B57">
        <w:rPr>
          <w:rFonts w:asciiTheme="minorHAnsi" w:hAnsiTheme="minorHAnsi"/>
          <w:b w:val="0"/>
          <w:color w:val="auto"/>
        </w:rPr>
        <w:t xml:space="preserve">Figure </w:t>
      </w:r>
      <w:r w:rsidRPr="00725B57">
        <w:rPr>
          <w:rFonts w:asciiTheme="minorHAnsi" w:hAnsiTheme="minorHAnsi"/>
          <w:b w:val="0"/>
          <w:color w:val="auto"/>
        </w:rPr>
        <w:fldChar w:fldCharType="begin"/>
      </w:r>
      <w:r w:rsidRPr="00725B57">
        <w:rPr>
          <w:rFonts w:asciiTheme="minorHAnsi" w:hAnsiTheme="minorHAnsi"/>
          <w:b w:val="0"/>
          <w:color w:val="auto"/>
        </w:rPr>
        <w:instrText xml:space="preserve"> SEQ Figure \* ARABIC </w:instrText>
      </w:r>
      <w:r w:rsidRPr="00725B57">
        <w:rPr>
          <w:rFonts w:asciiTheme="minorHAnsi" w:hAnsiTheme="minorHAnsi"/>
          <w:b w:val="0"/>
          <w:color w:val="auto"/>
        </w:rPr>
        <w:fldChar w:fldCharType="separate"/>
      </w:r>
      <w:r w:rsidRPr="00725B57">
        <w:rPr>
          <w:rFonts w:asciiTheme="minorHAnsi" w:hAnsiTheme="minorHAnsi"/>
          <w:b w:val="0"/>
          <w:color w:val="auto"/>
        </w:rPr>
        <w:t>1</w:t>
      </w:r>
      <w:r w:rsidRPr="00725B57">
        <w:rPr>
          <w:rFonts w:asciiTheme="minorHAnsi" w:hAnsiTheme="minorHAnsi"/>
          <w:b w:val="0"/>
          <w:color w:val="auto"/>
        </w:rPr>
        <w:fldChar w:fldCharType="end"/>
      </w:r>
      <w:r w:rsidRPr="00725B57">
        <w:rPr>
          <w:rFonts w:asciiTheme="minorHAnsi" w:hAnsiTheme="minorHAnsi"/>
          <w:b w:val="0"/>
          <w:color w:val="auto"/>
        </w:rPr>
        <w:t xml:space="preserve">: </w:t>
      </w:r>
      <w:commentRangeEnd w:id="25"/>
      <w:r w:rsidR="00725B57">
        <w:rPr>
          <w:rStyle w:val="CommentReference"/>
          <w:rFonts w:asciiTheme="minorHAnsi" w:eastAsiaTheme="minorHAnsi" w:hAnsiTheme="minorHAnsi" w:cstheme="minorBidi"/>
          <w:b w:val="0"/>
          <w:bCs w:val="0"/>
          <w:color w:val="auto"/>
        </w:rPr>
        <w:commentReference w:id="25"/>
      </w:r>
      <w:r w:rsidRPr="00725B57">
        <w:rPr>
          <w:rFonts w:asciiTheme="minorHAnsi" w:hAnsiTheme="minorHAnsi"/>
          <w:b w:val="0"/>
          <w:color w:val="auto"/>
        </w:rPr>
        <w:t>Incidence rate reduction by pre-infection vaccine profiles in 2050 compared to baseline, all ages and by age.</w:t>
      </w:r>
    </w:p>
    <w:p w14:paraId="6AF21836" w14:textId="77777777" w:rsidR="00CE0447" w:rsidRDefault="00CE0447" w:rsidP="00CE0447">
      <w:pPr>
        <w:keepNext/>
        <w:spacing w:line="276" w:lineRule="auto"/>
        <w:jc w:val="both"/>
      </w:pPr>
      <w:r>
        <w:rPr>
          <w:noProof/>
          <w:lang w:val="en-US"/>
        </w:rPr>
        <w:drawing>
          <wp:inline distT="0" distB="0" distL="0" distR="0" wp14:anchorId="5C87B5E0" wp14:editId="5D59434A">
            <wp:extent cx="5829300" cy="30070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 red postinf.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3007004"/>
                    </a:xfrm>
                    <a:prstGeom prst="rect">
                      <a:avLst/>
                    </a:prstGeom>
                  </pic:spPr>
                </pic:pic>
              </a:graphicData>
            </a:graphic>
          </wp:inline>
        </w:drawing>
      </w:r>
    </w:p>
    <w:p w14:paraId="6497CA59" w14:textId="77777777" w:rsidR="00CE0447" w:rsidRPr="00725B57" w:rsidRDefault="00CE0447" w:rsidP="00725B57">
      <w:pPr>
        <w:pStyle w:val="Caption"/>
        <w:keepNext/>
        <w:spacing w:after="60"/>
        <w:rPr>
          <w:rFonts w:asciiTheme="minorHAnsi" w:hAnsiTheme="minorHAnsi"/>
          <w:b w:val="0"/>
          <w:color w:val="auto"/>
        </w:rPr>
      </w:pPr>
      <w:r w:rsidRPr="00725B57">
        <w:rPr>
          <w:rFonts w:asciiTheme="minorHAnsi" w:hAnsiTheme="minorHAnsi"/>
          <w:b w:val="0"/>
          <w:color w:val="auto"/>
        </w:rPr>
        <w:t xml:space="preserve">Figure </w:t>
      </w:r>
      <w:r w:rsidRPr="00725B57">
        <w:rPr>
          <w:rFonts w:asciiTheme="minorHAnsi" w:hAnsiTheme="minorHAnsi"/>
          <w:b w:val="0"/>
          <w:color w:val="auto"/>
        </w:rPr>
        <w:fldChar w:fldCharType="begin"/>
      </w:r>
      <w:r w:rsidRPr="00725B57">
        <w:rPr>
          <w:rFonts w:asciiTheme="minorHAnsi" w:hAnsiTheme="minorHAnsi"/>
          <w:b w:val="0"/>
          <w:color w:val="auto"/>
        </w:rPr>
        <w:instrText xml:space="preserve"> SEQ Figure \* ARABIC </w:instrText>
      </w:r>
      <w:r w:rsidRPr="00725B57">
        <w:rPr>
          <w:rFonts w:asciiTheme="minorHAnsi" w:hAnsiTheme="minorHAnsi"/>
          <w:b w:val="0"/>
          <w:color w:val="auto"/>
        </w:rPr>
        <w:fldChar w:fldCharType="separate"/>
      </w:r>
      <w:r w:rsidRPr="00725B57">
        <w:rPr>
          <w:rFonts w:asciiTheme="minorHAnsi" w:hAnsiTheme="minorHAnsi"/>
          <w:b w:val="0"/>
          <w:color w:val="auto"/>
        </w:rPr>
        <w:t>2</w:t>
      </w:r>
      <w:r w:rsidRPr="00725B57">
        <w:rPr>
          <w:rFonts w:asciiTheme="minorHAnsi" w:hAnsiTheme="minorHAnsi"/>
          <w:b w:val="0"/>
          <w:color w:val="auto"/>
        </w:rPr>
        <w:fldChar w:fldCharType="end"/>
      </w:r>
      <w:r w:rsidRPr="00725B57">
        <w:rPr>
          <w:rFonts w:asciiTheme="minorHAnsi" w:hAnsiTheme="minorHAnsi"/>
          <w:b w:val="0"/>
          <w:color w:val="auto"/>
        </w:rPr>
        <w:t>: Incidence rate reduction by post-infection vaccine profiles in 2050 compared to baseline, all ages and by age.</w:t>
      </w:r>
    </w:p>
    <w:p w14:paraId="2E3AA68E" w14:textId="77777777" w:rsidR="00CE0447" w:rsidRDefault="00CE0447" w:rsidP="00CE0447">
      <w:pPr>
        <w:pStyle w:val="Caption"/>
        <w:jc w:val="both"/>
      </w:pPr>
    </w:p>
    <w:p w14:paraId="1B14507B" w14:textId="77777777" w:rsidR="00CE0447" w:rsidRDefault="00CE0447" w:rsidP="00CE0447">
      <w:pPr>
        <w:keepNext/>
        <w:spacing w:line="276" w:lineRule="auto"/>
        <w:jc w:val="both"/>
      </w:pPr>
      <w:r>
        <w:rPr>
          <w:noProof/>
          <w:lang w:val="en-US"/>
        </w:rPr>
        <w:lastRenderedPageBreak/>
        <w:drawing>
          <wp:inline distT="0" distB="0" distL="0" distR="0" wp14:anchorId="447763D2" wp14:editId="333D4562">
            <wp:extent cx="5829300" cy="30044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t red preinf.png"/>
                    <pic:cNvPicPr/>
                  </pic:nvPicPr>
                  <pic:blipFill>
                    <a:blip r:embed="rId20">
                      <a:extLst>
                        <a:ext uri="{28A0092B-C50C-407E-A947-70E740481C1C}">
                          <a14:useLocalDpi xmlns:a14="http://schemas.microsoft.com/office/drawing/2010/main" val="0"/>
                        </a:ext>
                      </a:extLst>
                    </a:blip>
                    <a:stretch>
                      <a:fillRect/>
                    </a:stretch>
                  </pic:blipFill>
                  <pic:spPr>
                    <a:xfrm>
                      <a:off x="0" y="0"/>
                      <a:ext cx="5829300" cy="3004421"/>
                    </a:xfrm>
                    <a:prstGeom prst="rect">
                      <a:avLst/>
                    </a:prstGeom>
                  </pic:spPr>
                </pic:pic>
              </a:graphicData>
            </a:graphic>
          </wp:inline>
        </w:drawing>
      </w:r>
    </w:p>
    <w:p w14:paraId="75604FAE" w14:textId="77777777" w:rsidR="00CE0447" w:rsidRPr="00725B57" w:rsidRDefault="00CE0447" w:rsidP="00725B57">
      <w:pPr>
        <w:pStyle w:val="Caption"/>
        <w:keepNext/>
        <w:spacing w:after="60"/>
        <w:rPr>
          <w:rFonts w:asciiTheme="minorHAnsi" w:hAnsiTheme="minorHAnsi"/>
          <w:b w:val="0"/>
          <w:color w:val="auto"/>
        </w:rPr>
      </w:pPr>
      <w:r w:rsidRPr="00725B57">
        <w:rPr>
          <w:rFonts w:asciiTheme="minorHAnsi" w:hAnsiTheme="minorHAnsi"/>
          <w:b w:val="0"/>
          <w:color w:val="auto"/>
        </w:rPr>
        <w:t xml:space="preserve">Figure </w:t>
      </w:r>
      <w:r w:rsidRPr="00725B57">
        <w:rPr>
          <w:rFonts w:asciiTheme="minorHAnsi" w:hAnsiTheme="minorHAnsi"/>
          <w:b w:val="0"/>
          <w:color w:val="auto"/>
        </w:rPr>
        <w:fldChar w:fldCharType="begin"/>
      </w:r>
      <w:r w:rsidRPr="00725B57">
        <w:rPr>
          <w:rFonts w:asciiTheme="minorHAnsi" w:hAnsiTheme="minorHAnsi"/>
          <w:b w:val="0"/>
          <w:color w:val="auto"/>
        </w:rPr>
        <w:instrText xml:space="preserve"> SEQ Figure \* ARABIC </w:instrText>
      </w:r>
      <w:r w:rsidRPr="00725B57">
        <w:rPr>
          <w:rFonts w:asciiTheme="minorHAnsi" w:hAnsiTheme="minorHAnsi"/>
          <w:b w:val="0"/>
          <w:color w:val="auto"/>
        </w:rPr>
        <w:fldChar w:fldCharType="separate"/>
      </w:r>
      <w:r w:rsidRPr="00725B57">
        <w:rPr>
          <w:rFonts w:asciiTheme="minorHAnsi" w:hAnsiTheme="minorHAnsi"/>
          <w:b w:val="0"/>
          <w:color w:val="auto"/>
        </w:rPr>
        <w:t>3</w:t>
      </w:r>
      <w:r w:rsidRPr="00725B57">
        <w:rPr>
          <w:rFonts w:asciiTheme="minorHAnsi" w:hAnsiTheme="minorHAnsi"/>
          <w:b w:val="0"/>
          <w:color w:val="auto"/>
        </w:rPr>
        <w:fldChar w:fldCharType="end"/>
      </w:r>
      <w:r w:rsidRPr="00725B57">
        <w:rPr>
          <w:rFonts w:asciiTheme="minorHAnsi" w:hAnsiTheme="minorHAnsi"/>
          <w:b w:val="0"/>
          <w:color w:val="auto"/>
        </w:rPr>
        <w:t>: Mortality rate reduction by pre-infection vaccine profiles in 2050 compared to baseline, all ages and by age.</w:t>
      </w:r>
    </w:p>
    <w:p w14:paraId="0ADDAD9E" w14:textId="77777777" w:rsidR="00CE0447" w:rsidRDefault="00CE0447" w:rsidP="00CE0447">
      <w:pPr>
        <w:pStyle w:val="Caption"/>
        <w:jc w:val="both"/>
      </w:pPr>
    </w:p>
    <w:p w14:paraId="755A2CFC" w14:textId="77777777" w:rsidR="00CE0447" w:rsidRDefault="00CE0447" w:rsidP="00CE0447">
      <w:pPr>
        <w:spacing w:line="276" w:lineRule="auto"/>
        <w:jc w:val="both"/>
      </w:pPr>
    </w:p>
    <w:p w14:paraId="1F7CAE4B" w14:textId="77777777" w:rsidR="00CE0447" w:rsidRDefault="00CE0447" w:rsidP="00CE0447">
      <w:pPr>
        <w:keepNext/>
        <w:spacing w:line="276" w:lineRule="auto"/>
        <w:jc w:val="both"/>
      </w:pPr>
      <w:r>
        <w:rPr>
          <w:noProof/>
          <w:lang w:val="en-US"/>
        </w:rPr>
        <w:drawing>
          <wp:inline distT="0" distB="0" distL="0" distR="0" wp14:anchorId="509B8F20" wp14:editId="7ACEA63F">
            <wp:extent cx="5829300" cy="30044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t red postinf.png"/>
                    <pic:cNvPicPr/>
                  </pic:nvPicPr>
                  <pic:blipFill>
                    <a:blip r:embed="rId21">
                      <a:extLst>
                        <a:ext uri="{28A0092B-C50C-407E-A947-70E740481C1C}">
                          <a14:useLocalDpi xmlns:a14="http://schemas.microsoft.com/office/drawing/2010/main" val="0"/>
                        </a:ext>
                      </a:extLst>
                    </a:blip>
                    <a:stretch>
                      <a:fillRect/>
                    </a:stretch>
                  </pic:blipFill>
                  <pic:spPr>
                    <a:xfrm>
                      <a:off x="0" y="0"/>
                      <a:ext cx="5829300" cy="3004421"/>
                    </a:xfrm>
                    <a:prstGeom prst="rect">
                      <a:avLst/>
                    </a:prstGeom>
                  </pic:spPr>
                </pic:pic>
              </a:graphicData>
            </a:graphic>
          </wp:inline>
        </w:drawing>
      </w:r>
    </w:p>
    <w:p w14:paraId="68AB37D6" w14:textId="540C8483" w:rsidR="00C66114" w:rsidRPr="00725B57" w:rsidRDefault="00CE0447" w:rsidP="00725B57">
      <w:pPr>
        <w:pStyle w:val="Caption"/>
        <w:keepNext/>
        <w:spacing w:after="60"/>
        <w:rPr>
          <w:rFonts w:asciiTheme="minorHAnsi" w:hAnsiTheme="minorHAnsi"/>
          <w:color w:val="1F4E79" w:themeColor="accent1" w:themeShade="80"/>
        </w:rPr>
        <w:sectPr w:rsidR="00C66114" w:rsidRPr="00725B57" w:rsidSect="00725B57">
          <w:pgSz w:w="11900" w:h="16840"/>
          <w:pgMar w:top="1440" w:right="1440" w:bottom="1440" w:left="1440" w:header="708" w:footer="708" w:gutter="0"/>
          <w:cols w:space="708"/>
          <w:docGrid w:linePitch="360"/>
        </w:sectPr>
      </w:pPr>
      <w:r w:rsidRPr="00725B57">
        <w:rPr>
          <w:rFonts w:asciiTheme="minorHAnsi" w:hAnsiTheme="minorHAnsi"/>
          <w:b w:val="0"/>
          <w:color w:val="auto"/>
        </w:rPr>
        <w:t xml:space="preserve">Figure </w:t>
      </w:r>
      <w:r w:rsidRPr="00725B57">
        <w:rPr>
          <w:rFonts w:asciiTheme="minorHAnsi" w:hAnsiTheme="minorHAnsi"/>
          <w:b w:val="0"/>
          <w:color w:val="auto"/>
        </w:rPr>
        <w:fldChar w:fldCharType="begin"/>
      </w:r>
      <w:r w:rsidRPr="00725B57">
        <w:rPr>
          <w:rFonts w:asciiTheme="minorHAnsi" w:hAnsiTheme="minorHAnsi"/>
          <w:b w:val="0"/>
          <w:color w:val="auto"/>
        </w:rPr>
        <w:instrText xml:space="preserve"> SEQ Figure \* ARABIC </w:instrText>
      </w:r>
      <w:r w:rsidRPr="00725B57">
        <w:rPr>
          <w:rFonts w:asciiTheme="minorHAnsi" w:hAnsiTheme="minorHAnsi"/>
          <w:b w:val="0"/>
          <w:color w:val="auto"/>
        </w:rPr>
        <w:fldChar w:fldCharType="separate"/>
      </w:r>
      <w:r w:rsidRPr="00725B57">
        <w:rPr>
          <w:rFonts w:asciiTheme="minorHAnsi" w:hAnsiTheme="minorHAnsi"/>
          <w:b w:val="0"/>
          <w:color w:val="auto"/>
        </w:rPr>
        <w:t>4</w:t>
      </w:r>
      <w:r w:rsidRPr="00725B57">
        <w:rPr>
          <w:rFonts w:asciiTheme="minorHAnsi" w:hAnsiTheme="minorHAnsi"/>
          <w:b w:val="0"/>
          <w:color w:val="auto"/>
        </w:rPr>
        <w:fldChar w:fldCharType="end"/>
      </w:r>
      <w:r w:rsidRPr="00725B57">
        <w:rPr>
          <w:rFonts w:asciiTheme="minorHAnsi" w:hAnsiTheme="minorHAnsi"/>
          <w:b w:val="0"/>
          <w:color w:val="auto"/>
        </w:rPr>
        <w:t>: Mortality rate reduction by post-infection vaccine profiles in 2050 compared to baseline, all ages and by age</w:t>
      </w:r>
      <w:r w:rsidR="00725B57">
        <w:rPr>
          <w:rFonts w:asciiTheme="minorHAnsi" w:hAnsiTheme="minorHAnsi"/>
          <w:b w:val="0"/>
          <w:color w:val="auto"/>
        </w:rPr>
        <w:t>.</w:t>
      </w:r>
    </w:p>
    <w:p w14:paraId="5F39F4D4" w14:textId="77777777" w:rsidR="007A4199" w:rsidRDefault="007A4199">
      <w:pPr>
        <w:rPr>
          <w:b/>
          <w:i/>
          <w:sz w:val="26"/>
          <w:szCs w:val="26"/>
        </w:rPr>
      </w:pPr>
    </w:p>
    <w:p w14:paraId="7CF0B5E6" w14:textId="77777777" w:rsidR="007A4199" w:rsidRDefault="007A4199" w:rsidP="007A4199">
      <w:pPr>
        <w:spacing w:line="276" w:lineRule="auto"/>
        <w:jc w:val="both"/>
      </w:pPr>
      <w:r>
        <w:rPr>
          <w:noProof/>
          <w:lang w:val="en-US"/>
        </w:rPr>
        <w:drawing>
          <wp:inline distT="0" distB="0" distL="0" distR="0" wp14:anchorId="04898DE6" wp14:editId="2C156EAC">
            <wp:extent cx="5502910" cy="39973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 diag_unvacc layer.png"/>
                    <pic:cNvPicPr/>
                  </pic:nvPicPr>
                  <pic:blipFill>
                    <a:blip r:embed="rId22">
                      <a:extLst>
                        <a:ext uri="{28A0092B-C50C-407E-A947-70E740481C1C}">
                          <a14:useLocalDpi xmlns:a14="http://schemas.microsoft.com/office/drawing/2010/main" val="0"/>
                        </a:ext>
                      </a:extLst>
                    </a:blip>
                    <a:stretch>
                      <a:fillRect/>
                    </a:stretch>
                  </pic:blipFill>
                  <pic:spPr>
                    <a:xfrm>
                      <a:off x="0" y="0"/>
                      <a:ext cx="5502910" cy="3997325"/>
                    </a:xfrm>
                    <a:prstGeom prst="rect">
                      <a:avLst/>
                    </a:prstGeom>
                  </pic:spPr>
                </pic:pic>
              </a:graphicData>
            </a:graphic>
          </wp:inline>
        </w:drawing>
      </w:r>
    </w:p>
    <w:p w14:paraId="397F3589" w14:textId="77777777" w:rsidR="007A4199" w:rsidRDefault="007A4199" w:rsidP="007A4199">
      <w:pPr>
        <w:keepNext/>
        <w:spacing w:line="276" w:lineRule="auto"/>
        <w:jc w:val="both"/>
      </w:pPr>
      <w:r>
        <w:rPr>
          <w:noProof/>
          <w:lang w:val="en-US"/>
        </w:rPr>
        <w:drawing>
          <wp:inline distT="0" distB="0" distL="0" distR="0" wp14:anchorId="4D438637" wp14:editId="3280BBA1">
            <wp:extent cx="5502910" cy="36556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diag_vacc layer.png"/>
                    <pic:cNvPicPr/>
                  </pic:nvPicPr>
                  <pic:blipFill>
                    <a:blip r:embed="rId23">
                      <a:extLst>
                        <a:ext uri="{28A0092B-C50C-407E-A947-70E740481C1C}">
                          <a14:useLocalDpi xmlns:a14="http://schemas.microsoft.com/office/drawing/2010/main" val="0"/>
                        </a:ext>
                      </a:extLst>
                    </a:blip>
                    <a:stretch>
                      <a:fillRect/>
                    </a:stretch>
                  </pic:blipFill>
                  <pic:spPr>
                    <a:xfrm>
                      <a:off x="0" y="0"/>
                      <a:ext cx="5502910" cy="3655695"/>
                    </a:xfrm>
                    <a:prstGeom prst="rect">
                      <a:avLst/>
                    </a:prstGeom>
                  </pic:spPr>
                </pic:pic>
              </a:graphicData>
            </a:graphic>
          </wp:inline>
        </w:drawing>
      </w:r>
    </w:p>
    <w:p w14:paraId="6035A1B5" w14:textId="77777777" w:rsidR="007A4199" w:rsidRPr="00053924" w:rsidRDefault="007A4199" w:rsidP="007A4199">
      <w:pPr>
        <w:pStyle w:val="Caption"/>
        <w:jc w:val="both"/>
        <w:rPr>
          <w:rFonts w:asciiTheme="minorHAnsi" w:hAnsiTheme="minorHAnsi"/>
          <w:b w:val="0"/>
          <w:color w:val="auto"/>
        </w:rPr>
      </w:pPr>
      <w:r w:rsidRPr="00053924">
        <w:rPr>
          <w:rFonts w:asciiTheme="minorHAnsi" w:hAnsiTheme="minorHAnsi"/>
          <w:b w:val="0"/>
          <w:color w:val="auto"/>
        </w:rPr>
        <w:t xml:space="preserve">Figure </w:t>
      </w:r>
      <w:r w:rsidRPr="00053924">
        <w:rPr>
          <w:rFonts w:asciiTheme="minorHAnsi" w:hAnsiTheme="minorHAnsi"/>
          <w:b w:val="0"/>
          <w:color w:val="auto"/>
        </w:rPr>
        <w:fldChar w:fldCharType="begin"/>
      </w:r>
      <w:r w:rsidRPr="00053924">
        <w:rPr>
          <w:rFonts w:asciiTheme="minorHAnsi" w:hAnsiTheme="minorHAnsi"/>
          <w:b w:val="0"/>
          <w:color w:val="auto"/>
        </w:rPr>
        <w:instrText xml:space="preserve"> SEQ Figure \* ARABIC </w:instrText>
      </w:r>
      <w:r w:rsidRPr="00053924">
        <w:rPr>
          <w:rFonts w:asciiTheme="minorHAnsi" w:hAnsiTheme="minorHAnsi"/>
          <w:b w:val="0"/>
          <w:color w:val="auto"/>
        </w:rPr>
        <w:fldChar w:fldCharType="separate"/>
      </w:r>
      <w:r w:rsidR="008A20A6">
        <w:rPr>
          <w:rFonts w:asciiTheme="minorHAnsi" w:hAnsiTheme="minorHAnsi"/>
          <w:b w:val="0"/>
          <w:noProof/>
          <w:color w:val="auto"/>
        </w:rPr>
        <w:t>11</w:t>
      </w:r>
      <w:r w:rsidRPr="00053924">
        <w:rPr>
          <w:rFonts w:asciiTheme="minorHAnsi" w:hAnsiTheme="minorHAnsi"/>
          <w:b w:val="0"/>
          <w:color w:val="auto"/>
        </w:rPr>
        <w:fldChar w:fldCharType="end"/>
      </w:r>
      <w:r w:rsidRPr="00053924">
        <w:rPr>
          <w:rFonts w:asciiTheme="minorHAnsi" w:hAnsiTheme="minorHAnsi"/>
          <w:b w:val="0"/>
          <w:color w:val="auto"/>
        </w:rPr>
        <w:t>: Model structure based on Knight et al</w:t>
      </w:r>
      <w:commentRangeStart w:id="26"/>
      <w:r w:rsidRPr="00053924">
        <w:rPr>
          <w:rFonts w:asciiTheme="minorHAnsi" w:hAnsiTheme="minorHAnsi"/>
          <w:b w:val="0"/>
          <w:color w:val="auto"/>
        </w:rPr>
        <w:t>.</w:t>
      </w:r>
      <w:r>
        <w:rPr>
          <w:rFonts w:asciiTheme="minorHAnsi" w:hAnsiTheme="minorHAnsi"/>
          <w:b w:val="0"/>
          <w:color w:val="auto"/>
        </w:rPr>
        <w:t xml:space="preserve"> (in press</w:t>
      </w:r>
      <w:r w:rsidRPr="00053924">
        <w:rPr>
          <w:rFonts w:asciiTheme="minorHAnsi" w:hAnsiTheme="minorHAnsi"/>
          <w:b w:val="0"/>
          <w:color w:val="auto"/>
        </w:rPr>
        <w:t>)</w:t>
      </w:r>
      <w:r>
        <w:rPr>
          <w:rFonts w:asciiTheme="minorHAnsi" w:hAnsiTheme="minorHAnsi"/>
          <w:b w:val="0"/>
          <w:color w:val="auto"/>
        </w:rPr>
        <w:t xml:space="preserve"> [</w:t>
      </w:r>
      <w:r w:rsidRPr="00053924">
        <w:rPr>
          <w:rFonts w:asciiTheme="minorHAnsi" w:hAnsiTheme="minorHAnsi"/>
          <w:b w:val="0"/>
          <w:color w:val="auto"/>
          <w:highlight w:val="yellow"/>
        </w:rPr>
        <w:t>knight r</w:t>
      </w:r>
      <w:r>
        <w:rPr>
          <w:rFonts w:asciiTheme="minorHAnsi" w:hAnsiTheme="minorHAnsi"/>
          <w:b w:val="0"/>
          <w:color w:val="auto"/>
        </w:rPr>
        <w:t>ef]</w:t>
      </w:r>
      <w:commentRangeEnd w:id="26"/>
      <w:r>
        <w:rPr>
          <w:rStyle w:val="CommentReference"/>
          <w:rFonts w:asciiTheme="minorHAnsi" w:eastAsiaTheme="minorHAnsi" w:hAnsiTheme="minorHAnsi" w:cstheme="minorBidi"/>
          <w:b w:val="0"/>
          <w:bCs w:val="0"/>
          <w:color w:val="auto"/>
        </w:rPr>
        <w:commentReference w:id="26"/>
      </w:r>
    </w:p>
    <w:p w14:paraId="50B494E1" w14:textId="7E9604ED" w:rsidR="007C21A8" w:rsidRDefault="007A4199" w:rsidP="00D747EB">
      <w:pPr>
        <w:rPr>
          <w:b/>
          <w:i/>
          <w:sz w:val="26"/>
          <w:szCs w:val="26"/>
        </w:rPr>
      </w:pPr>
      <w:r>
        <w:rPr>
          <w:b/>
          <w:i/>
          <w:sz w:val="26"/>
          <w:szCs w:val="26"/>
        </w:rPr>
        <w:br w:type="page"/>
      </w:r>
    </w:p>
    <w:p w14:paraId="50AC9078" w14:textId="77777777" w:rsidR="007C21A8" w:rsidRDefault="007C21A8" w:rsidP="00D747EB">
      <w:pPr>
        <w:rPr>
          <w:b/>
          <w:i/>
          <w:sz w:val="26"/>
          <w:szCs w:val="26"/>
        </w:rPr>
        <w:sectPr w:rsidR="007C21A8" w:rsidSect="006B11AF">
          <w:pgSz w:w="11900" w:h="16840"/>
          <w:pgMar w:top="1440" w:right="1440" w:bottom="1440" w:left="1440" w:header="708" w:footer="708" w:gutter="0"/>
          <w:cols w:space="708"/>
          <w:docGrid w:linePitch="360"/>
        </w:sectPr>
      </w:pPr>
    </w:p>
    <w:p w14:paraId="072F27D6" w14:textId="77777777" w:rsidR="00D747EB" w:rsidRPr="00F6254C" w:rsidRDefault="002F6199" w:rsidP="00AA3B39">
      <w:pPr>
        <w:spacing w:line="480" w:lineRule="auto"/>
        <w:rPr>
          <w:b/>
          <w:i/>
          <w:sz w:val="26"/>
          <w:szCs w:val="26"/>
        </w:rPr>
      </w:pPr>
      <w:r w:rsidRPr="00F6254C">
        <w:rPr>
          <w:b/>
          <w:i/>
          <w:sz w:val="26"/>
          <w:szCs w:val="26"/>
        </w:rPr>
        <w:lastRenderedPageBreak/>
        <w:t>Appendi</w:t>
      </w:r>
      <w:r w:rsidR="00D747EB" w:rsidRPr="00F6254C">
        <w:rPr>
          <w:b/>
          <w:i/>
          <w:sz w:val="26"/>
          <w:szCs w:val="26"/>
        </w:rPr>
        <w:t>ces</w:t>
      </w:r>
    </w:p>
    <w:p w14:paraId="3717E0DC" w14:textId="77777777" w:rsidR="00177F3F" w:rsidRPr="00177F3F" w:rsidRDefault="00655A0C" w:rsidP="00AA3B39">
      <w:pPr>
        <w:pStyle w:val="Heading5"/>
        <w:numPr>
          <w:ilvl w:val="0"/>
          <w:numId w:val="0"/>
        </w:numPr>
        <w:spacing w:line="480" w:lineRule="auto"/>
      </w:pPr>
      <w:r>
        <w:t>Appendix A.</w:t>
      </w:r>
      <w:r w:rsidRPr="00655A0C">
        <w:t xml:space="preserve"> Model </w:t>
      </w:r>
      <w:r w:rsidR="00FD56FD">
        <w:t xml:space="preserve">Structure </w:t>
      </w:r>
    </w:p>
    <w:p w14:paraId="044DEE21" w14:textId="77777777" w:rsidR="00573BA6" w:rsidRPr="006F05ED" w:rsidRDefault="00573BA6" w:rsidP="00AA3B39">
      <w:pPr>
        <w:spacing w:line="480" w:lineRule="auto"/>
        <w:rPr>
          <w:rFonts w:cstheme="minorHAnsi"/>
        </w:rPr>
      </w:pPr>
      <w:r w:rsidRPr="006F05ED">
        <w:rPr>
          <w:rFonts w:cstheme="minorHAnsi"/>
        </w:rPr>
        <w:t>The model is based on an existing mathematical model of global TB vaccine impact,</w:t>
      </w:r>
      <w:r w:rsidRPr="006F05ED">
        <w:rPr>
          <w:rFonts w:cstheme="minorHAnsi"/>
        </w:rPr>
        <w:fldChar w:fldCharType="begin"/>
      </w:r>
      <w:r>
        <w:rPr>
          <w:rFonts w:cstheme="minorHAnsi"/>
        </w:rPr>
        <w:instrText xml:space="preserve"> ADDIN EN.CITE &lt;EndNote&gt;&lt;Cite&gt;&lt;Author&gt;Knight&lt;/Author&gt;&lt;Year&gt;Submitted to Journal&lt;/Year&gt;&lt;RecNum&gt;1679&lt;/RecNum&gt;&lt;DisplayText&gt;&lt;style face="superscript"&gt;6&lt;/style&gt;&lt;/DisplayText&gt;&lt;record&gt;&lt;rec-number&gt;1679&lt;/rec-number&gt;&lt;foreign-keys&gt;&lt;key app="EN" db-id="trz95war0aw557ea9zs5w5p8p0ssdtrxsd5s" timestamp="1404723505"&gt;1679&lt;/key&gt;&lt;/foreign-keys&gt;&lt;ref-type name="Journal Article"&gt;17&lt;/ref-type&gt;&lt;contributors&gt;&lt;authors&gt;&lt;author&gt;Knight, G. M.; Griffiths, U.K.; Sumner, T.; Laurence, Y.; Gheorghe, A,; Vassal, A.; Glaziou, P.; White, R.G&lt;/author&gt;&lt;/authors&gt;&lt;/contributors&gt;&lt;titles&gt;&lt;title&gt;Impact and cost-effectiveness of new tuberculosis vaccines in low- and middle-income countries&lt;/title&gt;&lt;/titles&gt;&lt;dates&gt;&lt;year&gt;Submitted to Journal&lt;/year&gt;&lt;/dates&gt;&lt;urls&gt;&lt;/urls&gt;&lt;/record&gt;&lt;/Cite&gt;&lt;/EndNote&gt;</w:instrText>
      </w:r>
      <w:r w:rsidRPr="006F05ED">
        <w:rPr>
          <w:rFonts w:cstheme="minorHAnsi"/>
        </w:rPr>
        <w:fldChar w:fldCharType="separate"/>
      </w:r>
      <w:r w:rsidRPr="00116148">
        <w:rPr>
          <w:rFonts w:cstheme="minorHAnsi"/>
          <w:noProof/>
          <w:vertAlign w:val="superscript"/>
        </w:rPr>
        <w:t>6</w:t>
      </w:r>
      <w:r w:rsidRPr="006F05ED">
        <w:rPr>
          <w:rFonts w:cstheme="minorHAnsi"/>
        </w:rPr>
        <w:fldChar w:fldCharType="end"/>
      </w:r>
      <w:r w:rsidRPr="006F05ED">
        <w:rPr>
          <w:rFonts w:cstheme="minorHAnsi"/>
        </w:rPr>
        <w:t xml:space="preserve"> adapted to capture the demographics and epidemiology in China. The model is an age-structured compartmental transmission model described by a series of difference equations (figure </w:t>
      </w:r>
      <w:r>
        <w:rPr>
          <w:rFonts w:cstheme="minorHAnsi"/>
        </w:rPr>
        <w:t>1</w:t>
      </w:r>
      <w:r w:rsidRPr="006F05ED">
        <w:rPr>
          <w:rFonts w:cstheme="minorHAnsi"/>
        </w:rPr>
        <w:t xml:space="preserve">). The model is programmed in R. </w:t>
      </w:r>
    </w:p>
    <w:p w14:paraId="3CB509DB" w14:textId="77777777" w:rsidR="00573BA6" w:rsidRPr="006F05ED" w:rsidRDefault="00573BA6" w:rsidP="00AA3B39">
      <w:pPr>
        <w:spacing w:line="480" w:lineRule="auto"/>
        <w:rPr>
          <w:rFonts w:cstheme="minorHAnsi"/>
        </w:rPr>
      </w:pPr>
      <w:r w:rsidRPr="006F05ED">
        <w:rPr>
          <w:rFonts w:cstheme="minorHAnsi"/>
        </w:rPr>
        <w:t>The model is age structured by single years to provide granularity for vaccination strategies, duration of protection and flexibility in age-applicability of natural history parameters.</w:t>
      </w:r>
    </w:p>
    <w:p w14:paraId="0847F44C" w14:textId="77777777" w:rsidR="00573BA6" w:rsidRPr="006F05ED" w:rsidRDefault="00573BA6" w:rsidP="00AA3B39">
      <w:pPr>
        <w:spacing w:line="480" w:lineRule="auto"/>
        <w:rPr>
          <w:rFonts w:cstheme="minorHAnsi"/>
        </w:rPr>
      </w:pPr>
      <w:r w:rsidRPr="006F05ED">
        <w:rPr>
          <w:rFonts w:cstheme="minorHAnsi"/>
        </w:rPr>
        <w:t xml:space="preserve">The natural history of tuberculosis is described by five epidemiological states: susceptible, latently infected, infectious active disease, non-infectious active disease, and recovered (Figure </w:t>
      </w:r>
      <w:r>
        <w:rPr>
          <w:rFonts w:cstheme="minorHAnsi"/>
        </w:rPr>
        <w:t>7</w:t>
      </w:r>
      <w:r w:rsidRPr="006F05ED">
        <w:rPr>
          <w:rFonts w:cstheme="minorHAnsi"/>
        </w:rPr>
        <w:t xml:space="preserve"> </w:t>
      </w:r>
      <w:r>
        <w:rPr>
          <w:rFonts w:cstheme="minorHAnsi"/>
        </w:rPr>
        <w:t>top</w:t>
      </w:r>
      <w:r w:rsidRPr="006F05ED">
        <w:rPr>
          <w:rFonts w:cstheme="minorHAnsi"/>
        </w:rPr>
        <w:t>). The susceptible population is defined as those never infected with Mycobacterium tuberculosis, latent as the population remaining infected without developing clinical symptoms, infectious disease as those with smear-positive pulmonary TB, non-infectious as patients with smear-negative pulmonary TB or extra-pulmonary TB, and recovered as those who have either received treatment or naturally recovered from active disease.</w:t>
      </w:r>
    </w:p>
    <w:p w14:paraId="4B73C400" w14:textId="77777777" w:rsidR="00573BA6" w:rsidRPr="006F05ED" w:rsidRDefault="00573BA6" w:rsidP="00AA3B39">
      <w:pPr>
        <w:spacing w:line="480" w:lineRule="auto"/>
        <w:rPr>
          <w:rFonts w:cstheme="minorHAnsi"/>
        </w:rPr>
      </w:pPr>
      <w:r w:rsidRPr="006F05ED">
        <w:rPr>
          <w:rFonts w:cstheme="minorHAnsi"/>
        </w:rPr>
        <w:t>Births enter the system as susceptibles at rate B[k]. Susceptible individuals are infected at rate λ, of which a proportion (</w:t>
      </w:r>
      <w:r w:rsidRPr="00822986">
        <w:rPr>
          <w:i/>
        </w:rPr>
        <w:t>p</w:t>
      </w:r>
      <w:r w:rsidRPr="006F05ED">
        <w:rPr>
          <w:rFonts w:cstheme="minorHAnsi"/>
        </w:rPr>
        <w:t>) progress directly to active disease and the remainder (1-</w:t>
      </w:r>
      <w:r w:rsidRPr="00822986">
        <w:rPr>
          <w:i/>
        </w:rPr>
        <w:t>p</w:t>
      </w:r>
      <w:r w:rsidRPr="006F05ED">
        <w:rPr>
          <w:rFonts w:cstheme="minorHAnsi"/>
        </w:rPr>
        <w:t>) enter the latent state. Latently infected individuals can develop active disease through reinfection (λ</w:t>
      </w:r>
      <w:r w:rsidRPr="00822986">
        <w:rPr>
          <w:i/>
        </w:rPr>
        <w:t>p</w:t>
      </w:r>
      <w:r w:rsidRPr="006F05ED">
        <w:rPr>
          <w:rFonts w:cstheme="minorHAnsi"/>
        </w:rPr>
        <w:t>) or reactivation of disease (</w:t>
      </w:r>
      <w:r w:rsidRPr="00822986">
        <w:rPr>
          <w:i/>
        </w:rPr>
        <w:t>v</w:t>
      </w:r>
      <w:r w:rsidRPr="006F05ED">
        <w:rPr>
          <w:rFonts w:cstheme="minorHAnsi"/>
        </w:rPr>
        <w:t xml:space="preserve">). Latently infected individuals experience a reduced susceptibility to re-infection by factor </w:t>
      </w:r>
      <w:r w:rsidRPr="00822986">
        <w:rPr>
          <w:i/>
        </w:rPr>
        <w:t>x</w:t>
      </w:r>
      <w:r w:rsidRPr="006F05ED">
        <w:rPr>
          <w:rFonts w:cstheme="minorHAnsi"/>
        </w:rPr>
        <w:t>. Of those latents and susceptibles progressing to active disease, a proportion (</w:t>
      </w:r>
      <w:r w:rsidRPr="00822986">
        <w:rPr>
          <w:i/>
        </w:rPr>
        <w:t>f</w:t>
      </w:r>
      <w:r w:rsidRPr="006F05ED">
        <w:rPr>
          <w:rFonts w:cstheme="minorHAnsi"/>
        </w:rPr>
        <w:t>) develop infectious TB (smear positive), and the remainder (1</w:t>
      </w:r>
      <w:r w:rsidRPr="00822986">
        <w:rPr>
          <w:i/>
        </w:rPr>
        <w:t>-f</w:t>
      </w:r>
      <w:r w:rsidRPr="006F05ED">
        <w:rPr>
          <w:rFonts w:cstheme="minorHAnsi"/>
        </w:rPr>
        <w:t xml:space="preserve">) develop non-infectious TB (smear negative or extra-pulmonary TB). </w:t>
      </w:r>
      <w:r>
        <w:rPr>
          <w:rFonts w:cstheme="minorHAnsi"/>
        </w:rPr>
        <w:t>Individuals with n</w:t>
      </w:r>
      <w:r w:rsidRPr="006F05ED">
        <w:rPr>
          <w:rFonts w:cstheme="minorHAnsi"/>
        </w:rPr>
        <w:t xml:space="preserve">on-infectious TB </w:t>
      </w:r>
      <w:r>
        <w:rPr>
          <w:rFonts w:cstheme="minorHAnsi"/>
        </w:rPr>
        <w:t>progress</w:t>
      </w:r>
      <w:r w:rsidRPr="006F05ED">
        <w:rPr>
          <w:rFonts w:cstheme="minorHAnsi"/>
        </w:rPr>
        <w:t xml:space="preserve"> to infectious disease at rate </w:t>
      </w:r>
      <w:r w:rsidRPr="00822986">
        <w:rPr>
          <w:i/>
        </w:rPr>
        <w:t>w</w:t>
      </w:r>
      <w:r w:rsidRPr="006F05ED">
        <w:rPr>
          <w:rFonts w:cstheme="minorHAnsi"/>
        </w:rPr>
        <w:t xml:space="preserve">. </w:t>
      </w:r>
    </w:p>
    <w:p w14:paraId="33331D46" w14:textId="77777777" w:rsidR="00573BA6" w:rsidRPr="006F05ED" w:rsidRDefault="00573BA6" w:rsidP="00AA3B39">
      <w:pPr>
        <w:spacing w:line="480" w:lineRule="auto"/>
        <w:rPr>
          <w:rFonts w:cstheme="minorHAnsi"/>
        </w:rPr>
      </w:pPr>
      <w:r w:rsidRPr="006F05ED">
        <w:rPr>
          <w:rFonts w:cstheme="minorHAnsi"/>
        </w:rPr>
        <w:lastRenderedPageBreak/>
        <w:t>Individuals can leave the active disease state either by natural cure (</w:t>
      </w:r>
      <w:r w:rsidRPr="00822986">
        <w:rPr>
          <w:i/>
        </w:rPr>
        <w:t>n</w:t>
      </w:r>
      <w:r w:rsidRPr="006F05ED">
        <w:rPr>
          <w:rFonts w:cstheme="minorHAnsi"/>
        </w:rPr>
        <w:t>) or detection and effective treatment (CD</w:t>
      </w:r>
      <m:oMath>
        <m:r>
          <w:rPr>
            <w:rFonts w:ascii="Cambria Math" w:hAnsi="Cambria Math" w:cstheme="minorHAnsi"/>
          </w:rPr>
          <m:t>R×</m:t>
        </m:r>
      </m:oMath>
      <w:r w:rsidRPr="006F05ED">
        <w:rPr>
          <w:rFonts w:cstheme="minorHAnsi"/>
        </w:rPr>
        <w:t xml:space="preserve">CoT), the </w:t>
      </w:r>
      <w:r>
        <w:rPr>
          <w:rFonts w:cstheme="minorHAnsi"/>
        </w:rPr>
        <w:t>former</w:t>
      </w:r>
      <w:r w:rsidRPr="006F05ED">
        <w:rPr>
          <w:rFonts w:cstheme="minorHAnsi"/>
        </w:rPr>
        <w:t xml:space="preserve"> of which is scaled down by factor e for non-infectious disease, as these cases are less likely to be detected. Recovered individuals </w:t>
      </w:r>
      <w:r>
        <w:rPr>
          <w:rFonts w:cstheme="minorHAnsi"/>
        </w:rPr>
        <w:t>can relapse to active disease at rate r or be reinfected and enter the latent or active disease states as described above.</w:t>
      </w:r>
    </w:p>
    <w:p w14:paraId="4AF6E823" w14:textId="77777777" w:rsidR="00573BA6" w:rsidRDefault="00573BA6" w:rsidP="00AA3B39">
      <w:pPr>
        <w:spacing w:line="480" w:lineRule="auto"/>
        <w:rPr>
          <w:rFonts w:cstheme="minorHAnsi"/>
        </w:rPr>
      </w:pPr>
      <w:r w:rsidRPr="006F05ED">
        <w:rPr>
          <w:rFonts w:cstheme="minorHAnsi"/>
        </w:rPr>
        <w:t xml:space="preserve">Individuals can leave any state due to natural death at rate </w:t>
      </w:r>
      <w:r w:rsidRPr="00822986">
        <w:rPr>
          <w:i/>
        </w:rPr>
        <w:t>u</w:t>
      </w:r>
      <w:r w:rsidRPr="006F05ED">
        <w:rPr>
          <w:rFonts w:cstheme="minorHAnsi"/>
        </w:rPr>
        <w:t xml:space="preserve">, and infectious or non-infectious disease states due to TB-related mortality at rates </w:t>
      </w:r>
      <w:r w:rsidRPr="00822986">
        <w:rPr>
          <w:i/>
        </w:rPr>
        <w:t>u</w:t>
      </w:r>
      <w:r w:rsidRPr="006F05ED">
        <w:rPr>
          <w:rFonts w:cstheme="minorHAnsi"/>
          <w:i/>
          <w:vertAlign w:val="subscript"/>
        </w:rPr>
        <w:t>i</w:t>
      </w:r>
      <w:r w:rsidRPr="006F05ED">
        <w:rPr>
          <w:rFonts w:cstheme="minorHAnsi"/>
        </w:rPr>
        <w:t xml:space="preserve"> and </w:t>
      </w:r>
      <w:r w:rsidRPr="00822986">
        <w:rPr>
          <w:i/>
        </w:rPr>
        <w:t>u</w:t>
      </w:r>
      <w:r w:rsidRPr="006F05ED">
        <w:rPr>
          <w:rFonts w:cstheme="minorHAnsi"/>
          <w:i/>
          <w:vertAlign w:val="subscript"/>
        </w:rPr>
        <w:t>ni</w:t>
      </w:r>
      <w:r w:rsidRPr="006F05ED">
        <w:rPr>
          <w:rFonts w:cstheme="minorHAnsi"/>
          <w:i/>
        </w:rPr>
        <w:t>,</w:t>
      </w:r>
      <w:r w:rsidRPr="006F05ED">
        <w:rPr>
          <w:rFonts w:cstheme="minorHAnsi"/>
        </w:rPr>
        <w:t xml:space="preserve"> respectively.</w:t>
      </w:r>
    </w:p>
    <w:p w14:paraId="7D345B28" w14:textId="77777777" w:rsidR="00573BA6" w:rsidRPr="006F05ED" w:rsidRDefault="00573BA6" w:rsidP="00AA3B39">
      <w:pPr>
        <w:spacing w:line="480" w:lineRule="auto"/>
        <w:rPr>
          <w:rFonts w:cstheme="minorHAnsi"/>
        </w:rPr>
      </w:pPr>
      <w:r w:rsidRPr="006F05ED">
        <w:rPr>
          <w:rFonts w:cstheme="minorHAnsi"/>
        </w:rPr>
        <w:t xml:space="preserve">Vaccination is incorporated into the model through a distinct vaccinated stratum, consisting of susceptible, latent and recovered states (Figure </w:t>
      </w:r>
      <w:r>
        <w:rPr>
          <w:rFonts w:cstheme="minorHAnsi"/>
        </w:rPr>
        <w:t>1</w:t>
      </w:r>
      <w:r w:rsidRPr="006F05ED">
        <w:rPr>
          <w:rFonts w:cstheme="minorHAnsi"/>
        </w:rPr>
        <w:t xml:space="preserve">, bottom). Active disease states are excluded from the vaccine stratum as therapeutic vaccination is not considered, and the vaccine mechanisms modelled stop progression to active disease. Upon vaccination, individuals move from the susceptible, latent and recovered unvaccinated population to the vaccinated population at rate </w:t>
      </w:r>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S</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L</m:t>
            </m:r>
          </m:sub>
        </m:sSub>
        <m:r>
          <w:rPr>
            <w:rFonts w:ascii="Cambria Math" w:hAnsi="Cambria Math" w:cstheme="minorHAnsi"/>
          </w:rPr>
          <m:t xml:space="preserve"> or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R</m:t>
            </m:r>
          </m:sub>
        </m:sSub>
      </m:oMath>
      <w:r w:rsidRPr="006F05ED">
        <w:rPr>
          <w:rFonts w:cstheme="minorHAnsi"/>
        </w:rPr>
        <w:t xml:space="preserve">, respectively. </w:t>
      </w:r>
      <w:r>
        <w:rPr>
          <w:rFonts w:cstheme="minorHAnsi"/>
        </w:rPr>
        <w:t>Individuals leave</w:t>
      </w:r>
      <w:r w:rsidRPr="006F05ED">
        <w:rPr>
          <w:rFonts w:cstheme="minorHAnsi"/>
        </w:rPr>
        <w:t xml:space="preserve"> the vaccine stratum either through background mortality (</w:t>
      </w:r>
      <w:r w:rsidRPr="00822986">
        <w:rPr>
          <w:i/>
        </w:rPr>
        <w:t>u</w:t>
      </w:r>
      <w:r w:rsidRPr="006F05ED">
        <w:rPr>
          <w:rFonts w:cstheme="minorHAnsi"/>
        </w:rPr>
        <w:t xml:space="preserve">) or reaching the end of the duration of protection and thus returning to the unvaccinated stratum at rate </w:t>
      </w:r>
      <w:r w:rsidRPr="00822986">
        <w:rPr>
          <w:i/>
        </w:rPr>
        <w:t>d</w:t>
      </w:r>
      <w:r w:rsidRPr="006F05ED">
        <w:rPr>
          <w:rFonts w:cstheme="minorHAnsi"/>
        </w:rPr>
        <w:t>.</w:t>
      </w:r>
    </w:p>
    <w:p w14:paraId="0FDC1317" w14:textId="77777777" w:rsidR="00F52A66" w:rsidRPr="006F05ED" w:rsidRDefault="00F52A66" w:rsidP="00AA3B39">
      <w:pPr>
        <w:spacing w:line="480" w:lineRule="auto"/>
        <w:rPr>
          <w:rFonts w:cstheme="minorHAnsi"/>
        </w:rPr>
      </w:pPr>
    </w:p>
    <w:p w14:paraId="08D52290" w14:textId="77777777" w:rsidR="00F52A66" w:rsidRPr="006F05ED" w:rsidRDefault="00F52A66" w:rsidP="00AA3B39">
      <w:pPr>
        <w:spacing w:line="480" w:lineRule="auto"/>
        <w:rPr>
          <w:rFonts w:cstheme="minorHAnsi"/>
        </w:rPr>
      </w:pPr>
    </w:p>
    <w:p w14:paraId="739BB38B" w14:textId="77777777" w:rsidR="00F52A66" w:rsidRPr="00FD56FD" w:rsidRDefault="00F52A66" w:rsidP="00AA3B39">
      <w:pPr>
        <w:spacing w:line="480" w:lineRule="auto"/>
        <w:rPr>
          <w:rFonts w:cstheme="minorHAnsi"/>
          <w:b/>
        </w:rPr>
      </w:pPr>
    </w:p>
    <w:p w14:paraId="3743D568" w14:textId="77777777" w:rsidR="00E93413" w:rsidRPr="00655A0C" w:rsidRDefault="00E93413" w:rsidP="00AA3B39">
      <w:pPr>
        <w:keepNext/>
        <w:keepLines/>
        <w:spacing w:after="0" w:line="480" w:lineRule="auto"/>
        <w:jc w:val="both"/>
        <w:rPr>
          <w:rFonts w:ascii="Calibri" w:eastAsiaTheme="minorEastAsia" w:hAnsi="Calibri" w:cs="Times New Roman"/>
          <w:b/>
        </w:rPr>
      </w:pPr>
      <w:r w:rsidRPr="00655A0C">
        <w:rPr>
          <w:rFonts w:ascii="Calibri" w:eastAsiaTheme="minorEastAsia" w:hAnsi="Calibri" w:cs="Times New Roman"/>
          <w:b/>
        </w:rPr>
        <w:t xml:space="preserve">Appendix B. Model equations </w:t>
      </w:r>
    </w:p>
    <w:p w14:paraId="405EBEA3" w14:textId="77777777" w:rsidR="00E93413" w:rsidRPr="00655A0C" w:rsidRDefault="00E93413" w:rsidP="00AA3B39">
      <w:pPr>
        <w:spacing w:after="0" w:line="480" w:lineRule="auto"/>
        <w:jc w:val="both"/>
        <w:rPr>
          <w:rFonts w:ascii="Calibri" w:eastAsia="Times New Roman" w:hAnsi="Calibri" w:cs="Times New Roman"/>
        </w:rPr>
      </w:pPr>
      <w:r w:rsidRPr="00655A0C">
        <w:rPr>
          <w:rFonts w:ascii="Calibri" w:eastAsiaTheme="minorEastAsia" w:hAnsi="Calibri" w:cs="Times New Roman"/>
        </w:rPr>
        <w:t xml:space="preserve">The equations for the five </w:t>
      </w:r>
      <w:r w:rsidRPr="00655A0C">
        <w:rPr>
          <w:rFonts w:ascii="Calibri" w:eastAsiaTheme="minorEastAsia" w:hAnsi="Calibri" w:cs="Times New Roman"/>
          <w:i/>
        </w:rPr>
        <w:t>Mtb</w:t>
      </w:r>
      <w:r w:rsidRPr="00655A0C">
        <w:rPr>
          <w:rFonts w:ascii="Calibri" w:eastAsiaTheme="minorEastAsia" w:hAnsi="Calibri" w:cs="Times New Roman"/>
        </w:rPr>
        <w:t xml:space="preserve"> sub-populations in year </w:t>
      </w:r>
      <w:r w:rsidRPr="00655A0C">
        <w:rPr>
          <w:rFonts w:ascii="Calibri" w:eastAsiaTheme="minorEastAsia" w:hAnsi="Calibri" w:cs="Times New Roman"/>
          <w:i/>
        </w:rPr>
        <w:t>k</w:t>
      </w:r>
      <w:r w:rsidRPr="00655A0C">
        <w:rPr>
          <w:rFonts w:ascii="Calibri" w:eastAsiaTheme="minorEastAsia" w:hAnsi="Calibri" w:cs="Times New Roman"/>
        </w:rPr>
        <w:t xml:space="preserve">, time step </w:t>
      </w:r>
      <w:r w:rsidRPr="00655A0C">
        <w:rPr>
          <w:rFonts w:ascii="Calibri" w:eastAsiaTheme="minorEastAsia" w:hAnsi="Calibri" w:cs="Times New Roman"/>
          <w:i/>
        </w:rPr>
        <w:t>i</w:t>
      </w:r>
      <w:r w:rsidRPr="00655A0C">
        <w:rPr>
          <w:rFonts w:ascii="Calibri" w:eastAsiaTheme="minorEastAsia" w:hAnsi="Calibri" w:cs="Times New Roman"/>
        </w:rPr>
        <w:t xml:space="preserve"> and age </w:t>
      </w:r>
      <w:r w:rsidRPr="00655A0C">
        <w:rPr>
          <w:rFonts w:ascii="Calibri" w:eastAsiaTheme="minorEastAsia" w:hAnsi="Calibri" w:cs="Times New Roman"/>
          <w:i/>
        </w:rPr>
        <w:t>j</w:t>
      </w:r>
      <w:r w:rsidRPr="00655A0C">
        <w:rPr>
          <w:rFonts w:ascii="Calibri" w:eastAsiaTheme="minorEastAsia" w:hAnsi="Calibri" w:cs="Times New Roman"/>
        </w:rPr>
        <w:t xml:space="preserve"> are shown below. The size of the time step is </w:t>
      </w:r>
      <w:r w:rsidRPr="00655A0C">
        <w:rPr>
          <w:rFonts w:ascii="Calibri" w:eastAsiaTheme="minorEastAsia" w:hAnsi="Calibri" w:cs="Times New Roman"/>
          <w:i/>
        </w:rPr>
        <w:t>dt</w:t>
      </w:r>
      <w:r w:rsidRPr="00655A0C">
        <w:rPr>
          <w:rFonts w:ascii="Calibri" w:eastAsiaTheme="minorEastAsia" w:hAnsi="Calibri" w:cs="Times New Roman"/>
        </w:rPr>
        <w:t xml:space="preserve">. Thus </w:t>
      </w:r>
      <m:oMath>
        <m:r>
          <w:rPr>
            <w:rFonts w:ascii="Cambria Math" w:eastAsiaTheme="minorEastAsia" w:hAnsi="Cambria Math" w:cs="Times New Roman"/>
          </w:rPr>
          <m:t>i=1</m:t>
        </m:r>
      </m:oMath>
      <w:r w:rsidRPr="00655A0C">
        <w:rPr>
          <w:rFonts w:ascii="Calibri" w:eastAsiaTheme="minorEastAsia" w:hAnsi="Calibri" w:cs="Times New Roman"/>
        </w:rPr>
        <w:t xml:space="preserve"> is the initial time and here </w:t>
      </w:r>
      <m:oMath>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k-(yea</m:t>
            </m:r>
            <m:r>
              <w:rPr>
                <w:rFonts w:ascii="Cambria Math" w:eastAsiaTheme="minorEastAsia" w:hAnsi="Cambria Math" w:cs="STIXGeneral"/>
              </w:rPr>
              <m:t>r</m:t>
            </m:r>
            <m:r>
              <w:rPr>
                <w:rFonts w:ascii="Cambria Math" w:eastAsiaTheme="minorEastAsia" w:hAnsi="Cambria Math" w:cs="Times New Roman"/>
              </w:rPr>
              <m:t xml:space="preserve"> of start)</m:t>
            </m:r>
          </m:num>
          <m:den>
            <m:r>
              <w:rPr>
                <w:rFonts w:ascii="Cambria Math" w:eastAsiaTheme="minorEastAsia" w:hAnsi="Cambria Math" w:cs="Times New Roman"/>
              </w:rPr>
              <m:t>dt</m:t>
            </m:r>
          </m:den>
        </m:f>
        <m:r>
          <w:rPr>
            <w:rFonts w:ascii="Cambria Math" w:eastAsiaTheme="minorEastAsia" w:hAnsi="Cambria Math" w:cs="Times New Roman"/>
          </w:rPr>
          <m:t>+1</m:t>
        </m:r>
      </m:oMath>
      <w:r w:rsidRPr="00655A0C">
        <w:rPr>
          <w:rFonts w:ascii="Calibri" w:eastAsiaTheme="minorEastAsia" w:hAnsi="Calibri" w:cs="Times New Roman"/>
        </w:rPr>
        <w:t xml:space="preserve">. </w:t>
      </w:r>
      <w:r w:rsidRPr="00655A0C">
        <w:rPr>
          <w:rFonts w:ascii="Calibri" w:eastAsia="Times New Roman" w:hAnsi="Calibri" w:cs="Times New Roman"/>
        </w:rPr>
        <w:t xml:space="preserve">The method of Schenzle (1984) is used to model ageing – at the end of each year all members of the population age by one year. New-borns (births) enter the population as Susceptibles at the start of each year. </w:t>
      </w:r>
    </w:p>
    <w:p w14:paraId="0DC4547A" w14:textId="1B5D110C" w:rsidR="00E93413" w:rsidRPr="00655A0C" w:rsidRDefault="00E93413" w:rsidP="00AA3B39">
      <w:pPr>
        <w:spacing w:after="0" w:line="480" w:lineRule="auto"/>
        <w:ind w:firstLine="720"/>
        <w:jc w:val="both"/>
        <w:rPr>
          <w:rFonts w:ascii="Calibri" w:eastAsiaTheme="minorEastAsia" w:hAnsi="Calibri" w:cs="Times New Roman"/>
        </w:rPr>
      </w:pPr>
      <w:r w:rsidRPr="00655A0C">
        <w:rPr>
          <w:rFonts w:ascii="Calibri" w:eastAsia="Times New Roman" w:hAnsi="Calibri" w:cs="Times New Roman"/>
        </w:rPr>
        <w:lastRenderedPageBreak/>
        <w:t xml:space="preserve">The first </w:t>
      </w:r>
      <w:r w:rsidR="00D75659" w:rsidRPr="00655A0C">
        <w:rPr>
          <w:rFonts w:ascii="Calibri" w:eastAsia="Times New Roman" w:hAnsi="Calibri" w:cs="Times New Roman"/>
        </w:rPr>
        <w:t>set of equations is</w:t>
      </w:r>
      <w:r w:rsidRPr="00655A0C">
        <w:rPr>
          <w:rFonts w:ascii="Calibri" w:eastAsia="Times New Roman" w:hAnsi="Calibri" w:cs="Times New Roman"/>
        </w:rPr>
        <w:t xml:space="preserve"> valid for all time steps </w:t>
      </w:r>
      <w:r w:rsidRPr="00655A0C">
        <w:rPr>
          <w:rFonts w:ascii="Calibri" w:eastAsia="Times New Roman" w:hAnsi="Calibri" w:cs="Times New Roman"/>
          <w:i/>
        </w:rPr>
        <w:t>except</w:t>
      </w:r>
      <w:r w:rsidRPr="00655A0C">
        <w:rPr>
          <w:rFonts w:ascii="Calibri" w:eastAsia="Times New Roman" w:hAnsi="Calibri" w:cs="Times New Roman"/>
        </w:rPr>
        <w:t xml:space="preserve"> that at the start of the year. Equations for the first time step of the year are given in the Aging section below. </w:t>
      </w:r>
    </w:p>
    <w:p w14:paraId="3FE976F4" w14:textId="77777777" w:rsidR="00E93413" w:rsidRPr="00655A0C" w:rsidRDefault="00E93413" w:rsidP="00AA3B39">
      <w:pPr>
        <w:spacing w:after="0" w:line="480" w:lineRule="auto"/>
        <w:jc w:val="both"/>
        <w:rPr>
          <w:rFonts w:ascii="Calibri" w:eastAsiaTheme="minorEastAsia" w:hAnsi="Calibri" w:cs="Times New Roman"/>
          <w:b/>
          <w:u w:val="single"/>
        </w:rPr>
      </w:pPr>
    </w:p>
    <w:p w14:paraId="7A85560A" w14:textId="77777777" w:rsidR="00E93413" w:rsidRPr="00655A0C" w:rsidRDefault="00E93413" w:rsidP="00AA3B39">
      <w:pPr>
        <w:spacing w:after="0" w:line="480" w:lineRule="auto"/>
        <w:jc w:val="both"/>
        <w:rPr>
          <w:rFonts w:ascii="Calibri" w:eastAsia="Times New Roman" w:hAnsi="Calibri" w:cs="Times New Roman"/>
        </w:rPr>
      </w:pPr>
      <w:r w:rsidRPr="00655A0C">
        <w:rPr>
          <w:rFonts w:ascii="Calibri" w:eastAsiaTheme="minorEastAsia" w:hAnsi="Calibri" w:cs="Times New Roman"/>
        </w:rPr>
        <w:t xml:space="preserve">For the baseline scenario of no vaccination,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S</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L</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R</m:t>
            </m:r>
          </m:sub>
        </m:sSub>
      </m:oMath>
      <w:r w:rsidRPr="00655A0C">
        <w:rPr>
          <w:rFonts w:ascii="Calibri" w:eastAsiaTheme="minorEastAsia" w:hAnsi="Calibri" w:cs="Times New Roman"/>
        </w:rPr>
        <w:t xml:space="preserve"> and d will be set to zero.</w:t>
      </w:r>
    </w:p>
    <w:p w14:paraId="6842B0F2" w14:textId="77777777" w:rsidR="00E93413" w:rsidRPr="00655A0C" w:rsidRDefault="00E93413" w:rsidP="00AA3B39">
      <w:pPr>
        <w:spacing w:after="0" w:line="480" w:lineRule="auto"/>
        <w:jc w:val="both"/>
        <w:rPr>
          <w:rFonts w:ascii="Calibri" w:eastAsia="Times New Roman" w:hAnsi="Calibri" w:cs="Times New Roman"/>
          <w:i/>
        </w:rPr>
      </w:pPr>
    </w:p>
    <w:p w14:paraId="618B22BB"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Transmission</w:t>
      </w:r>
    </w:p>
    <w:p w14:paraId="31C05293" w14:textId="77777777" w:rsidR="00E93413" w:rsidRDefault="00E93413" w:rsidP="00AA3B39">
      <w:pPr>
        <w:spacing w:after="0" w:line="480" w:lineRule="auto"/>
        <w:jc w:val="both"/>
        <w:rPr>
          <w:rFonts w:ascii="Times New Roman" w:eastAsia="Times New Roman" w:hAnsi="Times New Roman" w:cs="Times New Roman"/>
        </w:rPr>
      </w:pPr>
    </w:p>
    <w:p w14:paraId="3A2CA7CC" w14:textId="77777777" w:rsidR="00E93413" w:rsidRPr="00655A0C" w:rsidRDefault="00E93413" w:rsidP="00AA3B39">
      <w:pPr>
        <w:spacing w:after="0" w:line="480" w:lineRule="auto"/>
        <w:jc w:val="both"/>
        <w:rPr>
          <w:rFonts w:ascii="Times New Roman" w:eastAsia="Times New Roman" w:hAnsi="Times New Roman" w:cs="Times New Roman"/>
        </w:rPr>
      </w:pPr>
      <m:oMathPara>
        <m:oMath>
          <m:r>
            <w:rPr>
              <w:rFonts w:ascii="Cambria Math" w:eastAsia="Times New Roman" w:hAnsi="Cambria Math" w:cs="Times New Roman"/>
            </w:rPr>
            <m:t>λ</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=ηcal</m:t>
          </m:r>
          <m:nary>
            <m:naryPr>
              <m:chr m:val="∑"/>
              <m:limLoc m:val="subSup"/>
              <m:ctrlPr>
                <w:rPr>
                  <w:rFonts w:ascii="Cambria Math" w:eastAsia="Times New Roman" w:hAnsi="Cambria Math" w:cs="Times New Roman"/>
                  <w:i/>
                </w:rPr>
              </m:ctrlPr>
            </m:naryPr>
            <m:sub>
              <m:r>
                <w:rPr>
                  <w:rFonts w:ascii="Cambria Math" w:eastAsia="Times New Roman" w:hAnsi="Cambria Math" w:cs="Times New Roman"/>
                </w:rPr>
                <m:t>y=1</m:t>
              </m:r>
            </m:sub>
            <m:sup>
              <m:r>
                <w:rPr>
                  <w:rFonts w:ascii="Cambria Math" w:eastAsia="Times New Roman" w:hAnsi="Cambria Math" w:cs="Times New Roman"/>
                </w:rPr>
                <m:t>y=nygrp</m:t>
              </m:r>
            </m:sup>
            <m:e>
              <m:r>
                <w:rPr>
                  <w:rFonts w:ascii="Cambria Math" w:eastAsia="Times New Roman" w:hAnsi="Cambria Math" w:cs="Times New Roman"/>
                </w:rPr>
                <m:t>η[m,y]z</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I</m:t>
                      </m:r>
                      <m:d>
                        <m:dPr>
                          <m:begChr m:val="["/>
                          <m:endChr m:val="]"/>
                          <m:ctrlPr>
                            <w:rPr>
                              <w:rFonts w:ascii="Cambria Math" w:eastAsia="Times New Roman" w:hAnsi="Cambria Math" w:cs="Times New Roman"/>
                              <w:i/>
                            </w:rPr>
                          </m:ctrlPr>
                        </m:dPr>
                        <m:e>
                          <m:r>
                            <w:rPr>
                              <w:rFonts w:ascii="Cambria Math" w:eastAsia="Times New Roman" w:hAnsi="Cambria Math" w:cs="Times New Roman"/>
                            </w:rPr>
                            <m:t>i,y</m:t>
                          </m:r>
                        </m:e>
                      </m:d>
                    </m:num>
                    <m:den>
                      <m:r>
                        <w:rPr>
                          <w:rFonts w:ascii="Cambria Math" w:eastAsia="Times New Roman" w:hAnsi="Cambria Math" w:cs="Times New Roman"/>
                        </w:rPr>
                        <m:t>T[i,y]</m:t>
                      </m:r>
                    </m:den>
                  </m:f>
                </m:e>
              </m:d>
            </m:e>
          </m:nary>
        </m:oMath>
      </m:oMathPara>
    </w:p>
    <w:p w14:paraId="5E2E0125" w14:textId="77777777" w:rsidR="00E93413" w:rsidRDefault="00E93413" w:rsidP="00AA3B39">
      <w:pPr>
        <w:spacing w:after="0" w:line="480" w:lineRule="auto"/>
        <w:jc w:val="both"/>
        <w:rPr>
          <w:rFonts w:ascii="Times New Roman" w:eastAsia="Times New Roman" w:hAnsi="Times New Roman" w:cs="Times New Roman"/>
        </w:rPr>
      </w:pPr>
    </w:p>
    <w:p w14:paraId="25EEBF96" w14:textId="77777777" w:rsidR="00E93413" w:rsidRPr="00655A0C" w:rsidRDefault="00E93413" w:rsidP="00AA3B39">
      <w:pPr>
        <w:spacing w:after="0" w:line="480" w:lineRule="auto"/>
        <w:jc w:val="both"/>
        <w:rPr>
          <w:rFonts w:ascii="Times New Roman" w:eastAsia="Times New Roman" w:hAnsi="Times New Roman" w:cs="Times New Roman"/>
        </w:rPr>
      </w:pPr>
    </w:p>
    <w:p w14:paraId="53389A7C" w14:textId="77777777" w:rsidR="00E93413" w:rsidRPr="00655A0C" w:rsidRDefault="00E93413" w:rsidP="00AA3B39">
      <w:pPr>
        <w:spacing w:after="0" w:line="480" w:lineRule="auto"/>
        <w:jc w:val="both"/>
        <w:rPr>
          <w:rFonts w:ascii="Calibri" w:eastAsiaTheme="minorEastAsia" w:hAnsi="Calibri" w:cs="Times New Roman"/>
        </w:rPr>
      </w:pPr>
      <w:r w:rsidRPr="00655A0C">
        <w:rPr>
          <w:rFonts w:ascii="Calibri" w:eastAsia="Times New Roman" w:hAnsi="Calibri" w:cs="Times New Roman"/>
        </w:rPr>
        <w:t>where</w:t>
      </w:r>
      <m:oMath>
        <m:r>
          <w:rPr>
            <w:rFonts w:ascii="Cambria Math" w:eastAsia="Times New Roman" w:hAnsi="Cambria Math" w:cs="Times New Roman"/>
          </w:rPr>
          <m:t xml:space="preserve"> T</m:t>
        </m:r>
        <m:d>
          <m:dPr>
            <m:begChr m:val="["/>
            <m:endChr m:val="]"/>
            <m:ctrlPr>
              <w:rPr>
                <w:rFonts w:ascii="Cambria Math" w:eastAsia="Times New Roman" w:hAnsi="Cambria Math" w:cs="Times New Roman"/>
                <w:i/>
              </w:rPr>
            </m:ctrlPr>
          </m:dPr>
          <m:e>
            <m:r>
              <w:rPr>
                <w:rFonts w:ascii="Cambria Math" w:eastAsia="Times New Roman" w:hAnsi="Cambria Math" w:cs="Times New Roman"/>
              </w:rPr>
              <m:t>i,y</m:t>
            </m:r>
          </m:e>
        </m:d>
        <m:r>
          <w:rPr>
            <w:rFonts w:ascii="Cambria Math" w:eastAsia="Times New Roman" w:hAnsi="Cambria Math" w:cs="Times New Roman"/>
          </w:rPr>
          <m:t>=</m:t>
        </m:r>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j=jmin</m:t>
            </m:r>
          </m:sub>
          <m:sup>
            <m:r>
              <w:rPr>
                <w:rFonts w:ascii="Cambria Math" w:eastAsia="Times New Roman" w:hAnsi="Cambria Math" w:cs="Times New Roman"/>
              </w:rPr>
              <m:t>j=jmax</m:t>
            </m:r>
          </m:sup>
          <m:e>
            <m:d>
              <m:dPr>
                <m:begChr m:val="["/>
                <m:endChr m:val="]"/>
                <m:ctrlPr>
                  <w:rPr>
                    <w:rFonts w:ascii="Cambria Math" w:eastAsia="Times New Roman" w:hAnsi="Cambria Math" w:cs="Times New Roman"/>
                    <w:i/>
                  </w:rPr>
                </m:ctrlPr>
              </m:dPr>
              <m:e>
                <m:eqArr>
                  <m:eqArrPr>
                    <m:ctrlPr>
                      <w:rPr>
                        <w:rFonts w:ascii="Cambria Math" w:eastAsia="Times New Roman" w:hAnsi="Cambria Math" w:cs="Times New Roman"/>
                        <w:i/>
                      </w:rPr>
                    </m:ctrlPr>
                  </m:eqArrPr>
                  <m:e>
                    <m:eqArr>
                      <m:eqArrPr>
                        <m:ctrlPr>
                          <w:rPr>
                            <w:rFonts w:ascii="Cambria Math" w:eastAsia="Times New Roman" w:hAnsi="Cambria Math" w:cs="Times New Roman"/>
                            <w:i/>
                          </w:rPr>
                        </m:ctrlPr>
                      </m:eqArrPr>
                      <m:e>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+I</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+NI</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+R</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e>
                      <m:e>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e>
                    </m:eqArr>
                  </m:e>
                </m:eqArr>
              </m:e>
            </m:d>
          </m:e>
        </m:nary>
      </m:oMath>
      <w:r w:rsidRPr="00655A0C">
        <w:rPr>
          <w:rFonts w:ascii="Calibri" w:eastAsia="Times New Roman" w:hAnsi="Calibri" w:cs="Times New Roman"/>
        </w:rPr>
        <w:t xml:space="preserve"> and </w:t>
      </w:r>
      <w:r w:rsidRPr="00655A0C">
        <w:rPr>
          <w:rFonts w:ascii="Calibri" w:eastAsia="Times New Roman" w:hAnsi="Calibri" w:cs="Times New Roman"/>
          <w:i/>
        </w:rPr>
        <w:t>nygrp</w:t>
      </w:r>
      <w:r w:rsidRPr="00655A0C">
        <w:rPr>
          <w:rFonts w:ascii="Calibri" w:eastAsia="Times New Roman" w:hAnsi="Calibri" w:cs="Times New Roman"/>
        </w:rPr>
        <w:t xml:space="preserve"> is the number of contact age groups, m is the age group of the individual exposed to infection (including age </w:t>
      </w:r>
      <w:r w:rsidRPr="00655A0C">
        <w:rPr>
          <w:rFonts w:ascii="Calibri" w:eastAsia="Times New Roman" w:hAnsi="Calibri" w:cs="Times New Roman"/>
          <w:i/>
        </w:rPr>
        <w:t>j</w:t>
      </w:r>
      <w:r w:rsidRPr="00655A0C">
        <w:rPr>
          <w:rFonts w:ascii="Calibri" w:eastAsia="Times New Roman" w:hAnsi="Calibri" w:cs="Times New Roman"/>
        </w:rPr>
        <w:t xml:space="preserve">), </w:t>
      </w:r>
      <w:r w:rsidRPr="00655A0C">
        <w:rPr>
          <w:rFonts w:ascii="Calibri" w:eastAsia="Times New Roman" w:hAnsi="Calibri" w:cs="Times New Roman"/>
          <w:i/>
        </w:rPr>
        <w:t xml:space="preserve">y </w:t>
      </w:r>
      <w:r w:rsidRPr="00655A0C">
        <w:rPr>
          <w:rFonts w:ascii="Calibri" w:eastAsia="Times New Roman" w:hAnsi="Calibri" w:cs="Times New Roman"/>
        </w:rPr>
        <w:t xml:space="preserve">is age group of contacts, </w:t>
      </w:r>
      <m:oMath>
        <m:r>
          <w:rPr>
            <w:rFonts w:ascii="Cambria Math" w:eastAsia="Times New Roman" w:hAnsi="Cambria Math" w:cs="Times New Roman"/>
          </w:rPr>
          <m:t>η[m,y]</m:t>
        </m:r>
      </m:oMath>
      <w:r w:rsidRPr="00655A0C">
        <w:rPr>
          <w:rFonts w:ascii="Calibri" w:eastAsiaTheme="minorEastAsia" w:hAnsi="Calibri" w:cs="Times New Roman"/>
        </w:rPr>
        <w:t xml:space="preserve"> is number of respiratory contacts of age group </w:t>
      </w:r>
      <w:r w:rsidRPr="00655A0C">
        <w:rPr>
          <w:rFonts w:ascii="Calibri" w:eastAsiaTheme="minorEastAsia" w:hAnsi="Calibri" w:cs="Times New Roman"/>
          <w:i/>
        </w:rPr>
        <w:t>m</w:t>
      </w:r>
      <w:r w:rsidRPr="00655A0C">
        <w:rPr>
          <w:rFonts w:ascii="Calibri" w:eastAsiaTheme="minorEastAsia" w:hAnsi="Calibri" w:cs="Times New Roman"/>
        </w:rPr>
        <w:t xml:space="preserve"> with contacts of age group y,</w:t>
      </w:r>
      <w:r>
        <w:rPr>
          <w:rFonts w:ascii="Calibri" w:eastAsiaTheme="minorEastAsia" w:hAnsi="Calibri" w:cs="Times New Roman"/>
        </w:rPr>
        <w:t xml:space="preserve"> </w:t>
      </w:r>
      <m:oMath>
        <m:r>
          <w:rPr>
            <w:rFonts w:ascii="Cambria Math" w:eastAsia="Times New Roman" w:hAnsi="Cambria Math" w:cs="Times New Roman"/>
          </w:rPr>
          <m:t>ηcal</m:t>
        </m:r>
      </m:oMath>
      <w:r>
        <w:rPr>
          <w:rFonts w:ascii="Calibri" w:eastAsiaTheme="minorEastAsia" w:hAnsi="Calibri" w:cs="Times New Roman"/>
        </w:rPr>
        <w:t xml:space="preserve"> is the calibration factor for model fitting,</w:t>
      </w:r>
      <w:r w:rsidRPr="00655A0C">
        <w:rPr>
          <w:rFonts w:ascii="Calibri" w:eastAsiaTheme="minorEastAsia" w:hAnsi="Calibri" w:cs="Times New Roman"/>
        </w:rPr>
        <w:t xml:space="preserve"> </w:t>
      </w:r>
      <m:oMath>
        <m:r>
          <w:rPr>
            <w:rFonts w:ascii="Cambria Math" w:eastAsiaTheme="minorEastAsia" w:hAnsi="Cambria Math" w:cs="Times New Roman"/>
          </w:rPr>
          <m:t>z</m:t>
        </m:r>
      </m:oMath>
      <w:r w:rsidRPr="00655A0C">
        <w:rPr>
          <w:rFonts w:ascii="Calibri" w:eastAsiaTheme="minorEastAsia" w:hAnsi="Calibri" w:cs="Times New Roman"/>
        </w:rPr>
        <w:t xml:space="preserve"> is the probability of transmission per respiratory contact between an Infectious and Susceptible, and </w:t>
      </w:r>
      <w:r w:rsidRPr="00655A0C">
        <w:rPr>
          <w:rFonts w:ascii="Calibri" w:eastAsia="Times New Roman" w:hAnsi="Calibri" w:cs="Times New Roman"/>
          <w:i/>
        </w:rPr>
        <w:t xml:space="preserve">jmin and jmax </w:t>
      </w:r>
      <w:r w:rsidRPr="00655A0C">
        <w:rPr>
          <w:rFonts w:ascii="Calibri" w:eastAsia="Times New Roman" w:hAnsi="Calibri" w:cs="Times New Roman"/>
        </w:rPr>
        <w:t>are the lower and upper bounds of age classes within a contact age group (</w:t>
      </w:r>
      <w:r w:rsidRPr="00655A0C">
        <w:rPr>
          <w:rFonts w:ascii="Calibri" w:eastAsia="Times New Roman" w:hAnsi="Calibri" w:cs="Times New Roman"/>
          <w:i/>
        </w:rPr>
        <w:t>y</w:t>
      </w:r>
      <w:r w:rsidRPr="00655A0C">
        <w:rPr>
          <w:rFonts w:ascii="Calibri" w:eastAsia="Times New Roman" w:hAnsi="Calibri" w:cs="Times New Roman"/>
        </w:rPr>
        <w:t>).</w:t>
      </w:r>
    </w:p>
    <w:p w14:paraId="3D8B5B57" w14:textId="77777777" w:rsidR="00E93413" w:rsidRPr="00655A0C" w:rsidRDefault="00E93413" w:rsidP="00AA3B39">
      <w:pPr>
        <w:spacing w:after="0" w:line="480" w:lineRule="auto"/>
        <w:jc w:val="both"/>
        <w:rPr>
          <w:rFonts w:ascii="Times New Roman" w:eastAsia="Times New Roman" w:hAnsi="Times New Roman" w:cs="Times New Roman"/>
          <w:b/>
        </w:rPr>
      </w:pPr>
    </w:p>
    <w:p w14:paraId="263BFFB5" w14:textId="77777777" w:rsidR="00E93413" w:rsidRPr="00655A0C" w:rsidRDefault="00E93413" w:rsidP="00AA3B39">
      <w:pPr>
        <w:spacing w:after="0" w:line="480" w:lineRule="auto"/>
        <w:jc w:val="both"/>
        <w:rPr>
          <w:rFonts w:ascii="Calibri" w:eastAsia="Times New Roman" w:hAnsi="Calibri" w:cs="Times New Roman"/>
          <w:b/>
          <w:u w:val="single"/>
        </w:rPr>
      </w:pPr>
      <w:r w:rsidRPr="00655A0C">
        <w:rPr>
          <w:rFonts w:ascii="Calibri" w:eastAsia="Times New Roman" w:hAnsi="Calibri" w:cs="Times New Roman"/>
          <w:b/>
          <w:u w:val="single"/>
        </w:rPr>
        <w:t>For time steps not the start of the year</w:t>
      </w:r>
    </w:p>
    <w:p w14:paraId="66CD9A31" w14:textId="77777777" w:rsidR="00E93413" w:rsidRPr="00655A0C" w:rsidRDefault="00E93413" w:rsidP="00AA3B39">
      <w:pPr>
        <w:spacing w:after="0" w:line="480" w:lineRule="auto"/>
        <w:jc w:val="both"/>
        <w:rPr>
          <w:rFonts w:ascii="Calibri" w:eastAsia="Times New Roman" w:hAnsi="Calibri" w:cs="Times New Roman"/>
          <w:b/>
        </w:rPr>
      </w:pPr>
      <w:r w:rsidRPr="00655A0C">
        <w:rPr>
          <w:rFonts w:ascii="Calibri" w:eastAsia="Times New Roman" w:hAnsi="Calibri" w:cs="Times New Roman"/>
          <w:b/>
        </w:rPr>
        <w:t>Unvaccinated</w:t>
      </w:r>
    </w:p>
    <w:p w14:paraId="78A14907"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Susceptibles</w:t>
      </w:r>
    </w:p>
    <w:p w14:paraId="5E7B7BB7" w14:textId="77777777" w:rsidR="00E93413" w:rsidRPr="00655A0C" w:rsidRDefault="00E93413" w:rsidP="00AA3B39">
      <w:pPr>
        <w:spacing w:after="0" w:line="480" w:lineRule="auto"/>
        <w:jc w:val="both"/>
        <w:rPr>
          <w:rFonts w:ascii="Calibri" w:eastAsiaTheme="minorEastAsia" w:hAnsi="Calibri" w:cs="Times New Roman"/>
          <w:i/>
        </w:rPr>
      </w:pPr>
      <m:oMathPara>
        <m:oMathParaPr>
          <m:jc m:val="left"/>
        </m:oMathParaPr>
        <m:oMath>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 S</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u</m:t>
              </m:r>
              <m:d>
                <m:dPr>
                  <m:begChr m:val="["/>
                  <m:endChr m:val="]"/>
                  <m:ctrlPr>
                    <w:rPr>
                      <w:rFonts w:ascii="Cambria Math" w:eastAsia="Times New Roman" w:hAnsi="Cambria Math" w:cs="Times New Roman"/>
                      <w:i/>
                    </w:rPr>
                  </m:ctrlPr>
                </m:dPr>
                <m:e>
                  <m:r>
                    <w:rPr>
                      <w:rFonts w:ascii="Cambria Math" w:eastAsia="Times New Roman" w:hAnsi="Cambria Math" w:cs="Times New Roman"/>
                    </w:rPr>
                    <m:t>j</m:t>
                  </m:r>
                </m:e>
              </m:d>
              <m:r>
                <w:rPr>
                  <w:rFonts w:ascii="Cambria Math" w:eastAsia="Times New Roman" w:hAnsi="Cambria Math" w:cs="Times New Roman"/>
                </w:rPr>
                <m:t>+λ</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e>
          </m:d>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m:oMathPara>
    </w:p>
    <w:p w14:paraId="42460428" w14:textId="77777777" w:rsidR="00E93413" w:rsidRPr="00655A0C" w:rsidRDefault="00E93413" w:rsidP="00AA3B39">
      <w:pPr>
        <w:spacing w:after="0" w:line="480" w:lineRule="auto"/>
        <w:jc w:val="both"/>
        <w:rPr>
          <w:rFonts w:ascii="Calibri" w:eastAsia="Times New Roman" w:hAnsi="Calibri" w:cs="Times New Roman"/>
        </w:rPr>
      </w:pPr>
    </w:p>
    <w:p w14:paraId="131A42DC" w14:textId="77777777" w:rsidR="00E93413" w:rsidRPr="00655A0C" w:rsidRDefault="00E93413" w:rsidP="00AA3B39">
      <w:pPr>
        <w:tabs>
          <w:tab w:val="left" w:pos="3402"/>
        </w:tabs>
        <w:spacing w:after="0" w:line="480" w:lineRule="auto"/>
        <w:jc w:val="both"/>
        <w:rPr>
          <w:rFonts w:ascii="Calibri" w:eastAsia="Times New Roman" w:hAnsi="Calibri" w:cs="Times New Roman"/>
          <w:i/>
        </w:rPr>
      </w:pPr>
      <w:r w:rsidRPr="00655A0C">
        <w:rPr>
          <w:rFonts w:ascii="Calibri" w:eastAsia="Times New Roman" w:hAnsi="Calibri" w:cs="Times New Roman"/>
          <w:i/>
        </w:rPr>
        <w:t>Latent</w:t>
      </w:r>
    </w:p>
    <w:p w14:paraId="71839A9B" w14:textId="77777777" w:rsidR="00E93413" w:rsidRPr="00655A0C" w:rsidRDefault="00E93413" w:rsidP="00AA3B39">
      <w:pPr>
        <w:tabs>
          <w:tab w:val="left" w:pos="3402"/>
        </w:tabs>
        <w:spacing w:after="0" w:line="480" w:lineRule="auto"/>
        <w:jc w:val="both"/>
        <w:rPr>
          <w:rFonts w:ascii="Calibri" w:eastAsia="Times New Roman" w:hAnsi="Calibri" w:cs="Times New Roman"/>
          <w:i/>
        </w:rPr>
      </w:pPr>
      <m:oMathPara>
        <m:oMathParaPr>
          <m:jc m:val="left"/>
        </m:oMathParaPr>
        <m:oMath>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+(λ</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d>
            <m:dPr>
              <m:ctrlPr>
                <w:rPr>
                  <w:rFonts w:ascii="Cambria Math" w:eastAsia="Times New Roman" w:hAnsi="Cambria Math" w:cs="Times New Roman"/>
                  <w:i/>
                </w:rPr>
              </m:ctrlPr>
            </m:dPr>
            <m:e>
              <m:r>
                <w:rPr>
                  <w:rFonts w:ascii="Cambria Math" w:eastAsia="Times New Roman" w:hAnsi="Cambria Math" w:cs="Times New Roman"/>
                </w:rPr>
                <m:t>1-p</m:t>
              </m:r>
              <m:d>
                <m:dPr>
                  <m:begChr m:val="["/>
                  <m:endChr m:val="]"/>
                  <m:ctrlPr>
                    <w:rPr>
                      <w:rFonts w:ascii="Cambria Math" w:eastAsia="Times New Roman" w:hAnsi="Cambria Math" w:cs="Times New Roman"/>
                      <w:i/>
                    </w:rPr>
                  </m:ctrlPr>
                </m:dPr>
                <m:e>
                  <m:r>
                    <w:rPr>
                      <w:rFonts w:ascii="Cambria Math" w:eastAsia="Times New Roman" w:hAnsi="Cambria Math" w:cs="Times New Roman"/>
                    </w:rPr>
                    <m:t>j</m:t>
                  </m:r>
                </m:e>
              </m:d>
            </m:e>
          </m:d>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+xR</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m:oMathPara>
    </w:p>
    <w:p w14:paraId="60CF1E59" w14:textId="77777777" w:rsidR="00E93413" w:rsidRPr="00655A0C" w:rsidRDefault="00E93413" w:rsidP="00AA3B39">
      <w:pPr>
        <w:tabs>
          <w:tab w:val="left" w:pos="3402"/>
        </w:tabs>
        <w:spacing w:after="0" w:line="480" w:lineRule="auto"/>
        <w:ind w:left="720"/>
        <w:jc w:val="both"/>
        <w:rPr>
          <w:rFonts w:ascii="Calibri" w:eastAsia="Times New Roman" w:hAnsi="Calibri" w:cs="Times New Roman"/>
          <w:i/>
        </w:rPr>
      </w:pPr>
      <m:oMathPara>
        <m:oMathParaPr>
          <m:jc m:val="left"/>
        </m:oMathParaPr>
        <m:oMath>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v+λ</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p[j]x+u[j]</m:t>
              </m:r>
            </m:e>
          </m:d>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m:oMathPara>
    </w:p>
    <w:p w14:paraId="04CC27DC" w14:textId="77777777" w:rsidR="00E93413" w:rsidRPr="00655A0C" w:rsidRDefault="00E93413" w:rsidP="00AA3B39">
      <w:pPr>
        <w:spacing w:after="0" w:line="480" w:lineRule="auto"/>
        <w:jc w:val="both"/>
        <w:rPr>
          <w:rFonts w:ascii="Calibri" w:eastAsia="Times New Roman" w:hAnsi="Calibri" w:cs="Times New Roman"/>
          <w:i/>
        </w:rPr>
      </w:pPr>
    </w:p>
    <w:p w14:paraId="2721C923" w14:textId="77777777" w:rsidR="00E93413" w:rsidRPr="00655A0C" w:rsidRDefault="00E93413" w:rsidP="00AA3B39">
      <w:pPr>
        <w:tabs>
          <w:tab w:val="left" w:pos="3402"/>
        </w:tabs>
        <w:spacing w:after="0" w:line="480" w:lineRule="auto"/>
        <w:jc w:val="both"/>
        <w:rPr>
          <w:rFonts w:ascii="Calibri" w:eastAsia="Times New Roman" w:hAnsi="Calibri" w:cs="Times New Roman"/>
          <w:i/>
        </w:rPr>
      </w:pPr>
    </w:p>
    <w:p w14:paraId="562E0F9E"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New infectious active TB cases</w:t>
      </w:r>
    </w:p>
    <w:p w14:paraId="4019FA50" w14:textId="77777777" w:rsidR="00E93413" w:rsidRPr="00655A0C" w:rsidRDefault="00E93413" w:rsidP="00AA3B39">
      <w:pPr>
        <w:spacing w:after="0" w:line="480"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new_I</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=λ</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p</m:t>
          </m:r>
          <m:d>
            <m:dPr>
              <m:begChr m:val="["/>
              <m:endChr m:val="]"/>
              <m:ctrlPr>
                <w:rPr>
                  <w:rFonts w:ascii="Cambria Math" w:eastAsia="Times New Roman" w:hAnsi="Cambria Math" w:cs="Times New Roman"/>
                  <w:i/>
                </w:rPr>
              </m:ctrlPr>
            </m:dPr>
            <m:e>
              <m:r>
                <w:rPr>
                  <w:rFonts w:ascii="Cambria Math" w:eastAsia="Times New Roman" w:hAnsi="Cambria Math" w:cs="Times New Roman"/>
                </w:rPr>
                <m:t>j</m:t>
              </m:r>
            </m:e>
          </m:d>
          <m:r>
            <w:rPr>
              <w:rFonts w:ascii="Cambria Math" w:eastAsia="Times New Roman" w:hAnsi="Cambria Math" w:cs="Times New Roman"/>
            </w:rPr>
            <m:t>f</m:t>
          </m:r>
          <m:d>
            <m:dPr>
              <m:begChr m:val="["/>
              <m:endChr m:val="]"/>
              <m:ctrlPr>
                <w:rPr>
                  <w:rFonts w:ascii="Cambria Math" w:eastAsia="Times New Roman" w:hAnsi="Cambria Math" w:cs="Times New Roman"/>
                  <w:i/>
                </w:rPr>
              </m:ctrlPr>
            </m:dPr>
            <m:e>
              <m:r>
                <w:rPr>
                  <w:rFonts w:ascii="Cambria Math" w:eastAsia="Times New Roman" w:hAnsi="Cambria Math" w:cs="Times New Roman"/>
                </w:rPr>
                <m:t>j</m:t>
              </m:r>
            </m:e>
          </m:d>
          <m:d>
            <m:dPr>
              <m:ctrlPr>
                <w:rPr>
                  <w:rFonts w:ascii="Cambria Math" w:eastAsia="Times New Roman" w:hAnsi="Cambria Math" w:cs="Times New Roman"/>
                  <w:i/>
                </w:rPr>
              </m:ctrlPr>
            </m:dPr>
            <m:e>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+xL</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 xR</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e>
          </m:d>
          <m:r>
            <w:rPr>
              <w:rFonts w:ascii="Cambria Math" w:eastAsia="Times New Roman" w:hAnsi="Cambria Math" w:cs="Times New Roman"/>
            </w:rPr>
            <m:t>dt</m:t>
          </m:r>
        </m:oMath>
      </m:oMathPara>
    </w:p>
    <w:p w14:paraId="3FA4A7B4" w14:textId="77777777" w:rsidR="00E93413" w:rsidRPr="00655A0C" w:rsidRDefault="00E93413" w:rsidP="00AA3B39">
      <w:pPr>
        <w:spacing w:after="0" w:line="480" w:lineRule="auto"/>
        <w:ind w:left="720"/>
        <w:jc w:val="both"/>
        <w:rPr>
          <w:rFonts w:ascii="Calibri" w:eastAsiaTheme="minorEastAsia" w:hAnsi="Calibri" w:cs="Times New Roman"/>
        </w:rPr>
      </w:pPr>
      <m:oMath>
        <m:r>
          <w:rPr>
            <w:rFonts w:ascii="Cambria Math" w:eastAsia="Times New Roman" w:hAnsi="Cambria Math" w:cs="Times New Roman"/>
          </w:rPr>
          <m:t>+ vf</m:t>
        </m:r>
        <m:d>
          <m:dPr>
            <m:begChr m:val="["/>
            <m:endChr m:val="]"/>
            <m:ctrlPr>
              <w:rPr>
                <w:rFonts w:ascii="Cambria Math" w:eastAsia="Times New Roman" w:hAnsi="Cambria Math" w:cs="Times New Roman"/>
                <w:i/>
              </w:rPr>
            </m:ctrlPr>
          </m:dPr>
          <m:e>
            <m:r>
              <w:rPr>
                <w:rFonts w:ascii="Cambria Math" w:eastAsia="Times New Roman" w:hAnsi="Cambria Math" w:cs="Times New Roman"/>
              </w:rPr>
              <m:t>j</m:t>
            </m:r>
          </m:e>
        </m:d>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 rf</m:t>
        </m:r>
        <m:d>
          <m:dPr>
            <m:begChr m:val="["/>
            <m:endChr m:val="]"/>
            <m:ctrlPr>
              <w:rPr>
                <w:rFonts w:ascii="Cambria Math" w:eastAsia="Times New Roman" w:hAnsi="Cambria Math" w:cs="Times New Roman"/>
                <w:i/>
              </w:rPr>
            </m:ctrlPr>
          </m:dPr>
          <m:e>
            <m:r>
              <w:rPr>
                <w:rFonts w:ascii="Cambria Math" w:eastAsia="Times New Roman" w:hAnsi="Cambria Math" w:cs="Times New Roman"/>
              </w:rPr>
              <m:t>j</m:t>
            </m:r>
          </m:e>
        </m:d>
        <m:r>
          <w:rPr>
            <w:rFonts w:ascii="Cambria Math" w:eastAsia="Times New Roman" w:hAnsi="Cambria Math" w:cs="Times New Roman"/>
          </w:rPr>
          <m:t>R</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dt+wNI</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w:r w:rsidRPr="00655A0C">
        <w:rPr>
          <w:rFonts w:ascii="Calibri" w:eastAsiaTheme="minorEastAsia" w:hAnsi="Calibri" w:cs="Times New Roman"/>
        </w:rPr>
        <w:t xml:space="preserve"> </w:t>
      </w:r>
    </w:p>
    <w:p w14:paraId="2AC279A9" w14:textId="77777777" w:rsidR="00E93413" w:rsidRPr="00655A0C" w:rsidRDefault="00E93413" w:rsidP="00AA3B39">
      <w:pPr>
        <w:spacing w:after="0" w:line="480" w:lineRule="auto"/>
        <w:ind w:left="720"/>
        <w:jc w:val="both"/>
        <w:rPr>
          <w:rFonts w:ascii="Calibri" w:eastAsiaTheme="minorEastAsia" w:hAnsi="Calibri" w:cs="Times New Roman"/>
        </w:rPr>
      </w:pPr>
    </w:p>
    <w:p w14:paraId="01C21700"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New non-infectious active TB cases</w:t>
      </w:r>
    </w:p>
    <w:p w14:paraId="0DF8FCDF" w14:textId="77777777" w:rsidR="00E93413" w:rsidRPr="00655A0C" w:rsidRDefault="00E93413" w:rsidP="00AA3B39">
      <w:pPr>
        <w:spacing w:after="0" w:line="480"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new_NI</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=λ</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p[j]</m:t>
          </m:r>
          <m:d>
            <m:dPr>
              <m:ctrlPr>
                <w:rPr>
                  <w:rFonts w:ascii="Cambria Math" w:eastAsia="Times New Roman" w:hAnsi="Cambria Math" w:cs="Times New Roman"/>
                  <w:i/>
                </w:rPr>
              </m:ctrlPr>
            </m:dPr>
            <m:e>
              <m:r>
                <w:rPr>
                  <w:rFonts w:ascii="Cambria Math" w:eastAsia="Times New Roman" w:hAnsi="Cambria Math" w:cs="Times New Roman"/>
                </w:rPr>
                <m:t>1-f[j]</m:t>
              </m:r>
            </m:e>
          </m:d>
          <m:d>
            <m:dPr>
              <m:ctrlPr>
                <w:rPr>
                  <w:rFonts w:ascii="Cambria Math" w:eastAsia="Times New Roman" w:hAnsi="Cambria Math" w:cs="Times New Roman"/>
                  <w:i/>
                </w:rPr>
              </m:ctrlPr>
            </m:dPr>
            <m:e>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+xL</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 xR</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e>
          </m:d>
          <m:r>
            <w:rPr>
              <w:rFonts w:ascii="Cambria Math" w:eastAsia="Times New Roman" w:hAnsi="Cambria Math" w:cs="Times New Roman"/>
            </w:rPr>
            <m:t>dt</m:t>
          </m:r>
        </m:oMath>
      </m:oMathPara>
    </w:p>
    <w:p w14:paraId="2409AE63" w14:textId="77777777" w:rsidR="00E93413" w:rsidRPr="00655A0C" w:rsidRDefault="00E93413" w:rsidP="00AA3B39">
      <w:pPr>
        <w:spacing w:after="0" w:line="480" w:lineRule="auto"/>
        <w:ind w:left="720"/>
        <w:jc w:val="both"/>
        <w:rPr>
          <w:rFonts w:ascii="Calibri" w:eastAsia="Times New Roman" w:hAnsi="Calibri" w:cs="Times New Roman"/>
          <w:i/>
        </w:rPr>
      </w:pPr>
      <m:oMathPara>
        <m:oMath>
          <m:r>
            <w:rPr>
              <w:rFonts w:ascii="Cambria Math" w:eastAsia="Times New Roman" w:hAnsi="Cambria Math" w:cs="Times New Roman"/>
            </w:rPr>
            <m:t>+ v</m:t>
          </m:r>
          <m:d>
            <m:dPr>
              <m:ctrlPr>
                <w:rPr>
                  <w:rFonts w:ascii="Cambria Math" w:eastAsia="Times New Roman" w:hAnsi="Cambria Math" w:cs="Times New Roman"/>
                  <w:i/>
                </w:rPr>
              </m:ctrlPr>
            </m:dPr>
            <m:e>
              <m:r>
                <w:rPr>
                  <w:rFonts w:ascii="Cambria Math" w:eastAsia="Times New Roman" w:hAnsi="Cambria Math" w:cs="Times New Roman"/>
                </w:rPr>
                <m:t>1-f[j]</m:t>
              </m:r>
            </m:e>
          </m:d>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dt+r(1-f[j])R</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m:oMathPara>
    </w:p>
    <w:p w14:paraId="2273DF5D" w14:textId="77777777" w:rsidR="00E93413" w:rsidRPr="00655A0C" w:rsidRDefault="00E93413" w:rsidP="00AA3B39">
      <w:pPr>
        <w:spacing w:after="0" w:line="480" w:lineRule="auto"/>
        <w:jc w:val="both"/>
        <w:rPr>
          <w:rFonts w:ascii="Calibri" w:eastAsia="Times New Roman" w:hAnsi="Calibri" w:cs="Times New Roman"/>
          <w:i/>
        </w:rPr>
      </w:pPr>
    </w:p>
    <w:p w14:paraId="524CACA1"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Infectious active TB cases</w:t>
      </w:r>
    </w:p>
    <w:p w14:paraId="62877F04" w14:textId="77777777" w:rsidR="00E93413" w:rsidRPr="00655A0C" w:rsidRDefault="00E93413" w:rsidP="00AA3B39">
      <w:pPr>
        <w:spacing w:after="0" w:line="480" w:lineRule="auto"/>
        <w:jc w:val="both"/>
        <w:rPr>
          <w:rFonts w:ascii="Calibri" w:eastAsia="Times New Roman" w:hAnsi="Calibri" w:cs="Times New Roman"/>
          <w:i/>
        </w:rPr>
      </w:pPr>
      <m:oMathPara>
        <m:oMathParaPr>
          <m:jc m:val="left"/>
        </m:oMathParaPr>
        <m:oMath>
          <m:r>
            <w:rPr>
              <w:rFonts w:ascii="Cambria Math" w:eastAsia="Times New Roman" w:hAnsi="Cambria Math" w:cs="Times New Roman"/>
            </w:rPr>
            <m:t>I</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=I</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1-CDR</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r>
                <w:rPr>
                  <w:rFonts w:ascii="Cambria Math" w:eastAsia="Times New Roman" w:hAnsi="Cambria Math" w:cs="Times New Roman"/>
                </w:rPr>
                <m:t>×CoT</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e>
          </m:d>
          <m:r>
            <w:rPr>
              <w:rFonts w:ascii="Cambria Math" w:eastAsia="Times New Roman" w:hAnsi="Cambria Math" w:cs="Times New Roman"/>
            </w:rPr>
            <m:t>new_I</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m:oMathPara>
    </w:p>
    <w:p w14:paraId="0320B731" w14:textId="77777777" w:rsidR="00E93413" w:rsidRPr="00655A0C" w:rsidRDefault="00E93413" w:rsidP="00AA3B39">
      <w:pPr>
        <w:spacing w:after="0" w:line="480" w:lineRule="auto"/>
        <w:jc w:val="both"/>
        <w:rPr>
          <w:rFonts w:ascii="Calibri" w:eastAsiaTheme="minorEastAsia" w:hAnsi="Calibri" w:cs="Times New Roman"/>
          <w:i/>
        </w:rPr>
      </w:pPr>
      <w:r w:rsidRPr="00655A0C">
        <w:rPr>
          <w:rFonts w:ascii="Calibri" w:eastAsia="Times New Roman" w:hAnsi="Calibri" w:cs="Times New Roman"/>
          <w:i/>
        </w:rPr>
        <w:tab/>
      </w:r>
      <m:oMath>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n+u</m:t>
            </m:r>
            <m:d>
              <m:dPr>
                <m:begChr m:val="["/>
                <m:endChr m:val="]"/>
                <m:ctrlPr>
                  <w:rPr>
                    <w:rFonts w:ascii="Cambria Math" w:eastAsia="Times New Roman" w:hAnsi="Cambria Math" w:cs="Times New Roman"/>
                    <w:i/>
                  </w:rPr>
                </m:ctrlPr>
              </m:dPr>
              <m:e>
                <m:r>
                  <w:rPr>
                    <w:rFonts w:ascii="Cambria Math" w:eastAsia="Times New Roman" w:hAnsi="Cambria Math" w:cs="Times New Roman"/>
                  </w:rPr>
                  <m:t>j</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r>
              <w:rPr>
                <w:rFonts w:ascii="Cambria Math" w:eastAsia="Times New Roman" w:hAnsi="Cambria Math" w:cs="Times New Roman"/>
              </w:rPr>
              <m:t>[j]</m:t>
            </m:r>
          </m:e>
        </m:d>
        <m:r>
          <w:rPr>
            <w:rFonts w:ascii="Cambria Math" w:eastAsia="Times New Roman" w:hAnsi="Cambria Math" w:cs="Times New Roman"/>
          </w:rPr>
          <m:t>I</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w:p>
    <w:p w14:paraId="19207426" w14:textId="77777777" w:rsidR="00E93413" w:rsidRPr="00655A0C" w:rsidRDefault="00E93413" w:rsidP="00AA3B39">
      <w:pPr>
        <w:spacing w:after="0" w:line="480" w:lineRule="auto"/>
        <w:jc w:val="both"/>
        <w:rPr>
          <w:rFonts w:ascii="Calibri" w:eastAsia="Times New Roman" w:hAnsi="Calibri" w:cs="Times New Roman"/>
          <w:i/>
        </w:rPr>
      </w:pPr>
    </w:p>
    <w:p w14:paraId="0D1482C4" w14:textId="77777777" w:rsidR="00E93413" w:rsidRPr="00655A0C" w:rsidRDefault="00E93413" w:rsidP="00AA3B39">
      <w:pPr>
        <w:spacing w:after="0" w:line="480" w:lineRule="auto"/>
        <w:jc w:val="both"/>
        <w:rPr>
          <w:rFonts w:ascii="Calibri" w:eastAsiaTheme="minorEastAsia" w:hAnsi="Calibri" w:cs="Times New Roman"/>
          <w:i/>
        </w:rPr>
      </w:pPr>
      <w:r w:rsidRPr="00655A0C">
        <w:rPr>
          <w:rFonts w:ascii="Calibri" w:eastAsia="Times New Roman" w:hAnsi="Calibri" w:cs="Times New Roman"/>
          <w:i/>
        </w:rPr>
        <w:t>Non-infectious active TB cases</w:t>
      </w:r>
    </w:p>
    <w:p w14:paraId="66E96315" w14:textId="77777777" w:rsidR="00E93413" w:rsidRPr="00655A0C" w:rsidRDefault="00E93413" w:rsidP="00AA3B39">
      <w:pPr>
        <w:spacing w:after="0" w:line="480" w:lineRule="auto"/>
        <w:jc w:val="both"/>
        <w:rPr>
          <w:rFonts w:ascii="Calibri" w:eastAsia="Times New Roman" w:hAnsi="Calibri" w:cs="Times New Roman"/>
          <w:i/>
        </w:rPr>
      </w:pPr>
      <m:oMathPara>
        <m:oMathParaPr>
          <m:jc m:val="left"/>
        </m:oMathParaPr>
        <m:oMath>
          <m:r>
            <w:rPr>
              <w:rFonts w:ascii="Cambria Math" w:eastAsia="Times New Roman" w:hAnsi="Cambria Math" w:cs="Times New Roman"/>
            </w:rPr>
            <m:t>NI</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=NI</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1-e ×CDR</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r>
                <w:rPr>
                  <w:rFonts w:ascii="Cambria Math" w:eastAsia="Times New Roman" w:hAnsi="Cambria Math" w:cs="Times New Roman"/>
                </w:rPr>
                <m:t>×CoT</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e>
          </m:d>
          <m:r>
            <w:rPr>
              <w:rFonts w:ascii="Cambria Math" w:eastAsia="Times New Roman" w:hAnsi="Cambria Math" w:cs="Times New Roman"/>
            </w:rPr>
            <m:t>new_NI</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m:oMathPara>
    </w:p>
    <w:p w14:paraId="228AFA37"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rPr>
        <w:tab/>
      </w:r>
      <m:oMath>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n+u[j]+</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ni</m:t>
                </m:r>
              </m:sub>
            </m:sSub>
            <m:r>
              <w:rPr>
                <w:rFonts w:ascii="Cambria Math" w:eastAsia="Times New Roman" w:hAnsi="Cambria Math" w:cs="Times New Roman"/>
              </w:rPr>
              <m:t>[j]+w</m:t>
            </m:r>
          </m:e>
        </m:d>
        <m:r>
          <w:rPr>
            <w:rFonts w:ascii="Cambria Math" w:eastAsia="Times New Roman" w:hAnsi="Cambria Math" w:cs="Times New Roman"/>
          </w:rPr>
          <m:t>NI</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w:p>
    <w:p w14:paraId="48ADE4CD" w14:textId="77777777" w:rsidR="00E93413" w:rsidRPr="00655A0C" w:rsidRDefault="00E93413" w:rsidP="00AA3B39">
      <w:pPr>
        <w:spacing w:after="0" w:line="480" w:lineRule="auto"/>
        <w:jc w:val="both"/>
        <w:rPr>
          <w:rFonts w:ascii="Calibri" w:eastAsia="Times New Roman" w:hAnsi="Calibri" w:cs="Times New Roman"/>
          <w:i/>
        </w:rPr>
      </w:pPr>
    </w:p>
    <w:p w14:paraId="522F57A0"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Recovered</w:t>
      </w:r>
    </w:p>
    <w:p w14:paraId="7D417614" w14:textId="77777777" w:rsidR="00E93413" w:rsidRPr="00655A0C" w:rsidRDefault="00E93413" w:rsidP="00AA3B39">
      <w:pPr>
        <w:spacing w:after="0" w:line="480" w:lineRule="auto"/>
        <w:jc w:val="both"/>
        <w:rPr>
          <w:rFonts w:ascii="Calibri" w:eastAsia="Times New Roman" w:hAnsi="Calibri" w:cs="Times New Roman"/>
          <w:i/>
        </w:rPr>
      </w:pPr>
      <m:oMathPara>
        <m:oMathParaPr>
          <m:jc m:val="left"/>
        </m:oMathParaPr>
        <m:oMath>
          <m:r>
            <w:rPr>
              <w:rFonts w:ascii="Cambria Math" w:eastAsia="Times New Roman" w:hAnsi="Cambria Math" w:cs="Times New Roman"/>
            </w:rPr>
            <m:t>R</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=R</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I</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+NI</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e>
          </m:d>
          <m:r>
            <w:rPr>
              <w:rFonts w:ascii="Cambria Math" w:eastAsia="Times New Roman" w:hAnsi="Cambria Math" w:cs="Times New Roman"/>
            </w:rPr>
            <m:t>dt</m:t>
          </m:r>
        </m:oMath>
      </m:oMathPara>
    </w:p>
    <w:p w14:paraId="535BDF1E" w14:textId="77777777" w:rsidR="00E93413" w:rsidRPr="00655A0C" w:rsidRDefault="00E93413" w:rsidP="00AA3B39">
      <w:pPr>
        <w:spacing w:after="0" w:line="480" w:lineRule="auto"/>
        <w:ind w:left="720"/>
        <w:jc w:val="both"/>
        <w:rPr>
          <w:rFonts w:ascii="Calibri" w:eastAsia="Times New Roman" w:hAnsi="Calibri" w:cs="Times New Roman"/>
        </w:rPr>
      </w:pPr>
      <m:oMathPara>
        <m:oMathParaPr>
          <m:jc m:val="left"/>
        </m:oMathParaPr>
        <m:oMath>
          <m:r>
            <w:rPr>
              <w:rFonts w:ascii="Cambria Math" w:eastAsia="Times New Roman" w:hAnsi="Cambria Math" w:cs="Times New Roman"/>
            </w:rPr>
            <m:t>+(CDR</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r>
            <w:rPr>
              <w:rFonts w:ascii="Cambria Math" w:eastAsia="Times New Roman" w:hAnsi="Cambria Math" w:cs="Times New Roman"/>
            </w:rPr>
            <m:t>×CoT</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new_I</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+e new_NI</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e>
          </m:d>
          <m:r>
            <w:rPr>
              <w:rFonts w:ascii="Cambria Math" w:eastAsia="Times New Roman" w:hAnsi="Cambria Math" w:cs="Times New Roman"/>
            </w:rPr>
            <m:t>dt</m:t>
          </m:r>
        </m:oMath>
      </m:oMathPara>
    </w:p>
    <w:p w14:paraId="068B5380" w14:textId="77777777" w:rsidR="00E93413" w:rsidRPr="00655A0C" w:rsidRDefault="00E93413" w:rsidP="00AA3B39">
      <w:pPr>
        <w:spacing w:after="0" w:line="480" w:lineRule="auto"/>
        <w:ind w:left="720"/>
        <w:jc w:val="both"/>
        <w:rPr>
          <w:rFonts w:ascii="Calibri" w:eastAsia="Times New Roman" w:hAnsi="Calibri" w:cs="Times New Roman"/>
          <w:i/>
        </w:rPr>
      </w:pPr>
      <m:oMathPara>
        <m:oMathParaPr>
          <m:jc m:val="left"/>
        </m:oMathParaPr>
        <m:oMath>
          <m:r>
            <w:rPr>
              <w:rFonts w:ascii="Cambria Math" w:eastAsia="Times New Roman" w:hAnsi="Cambria Math" w:cs="Times New Roman"/>
            </w:rPr>
            <m:t>-(r+λ</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x+u[j])R[i-1,j]dt</m:t>
          </m:r>
        </m:oMath>
      </m:oMathPara>
    </w:p>
    <w:p w14:paraId="2A0F018F" w14:textId="77777777" w:rsidR="00E93413" w:rsidRPr="00655A0C" w:rsidRDefault="00E93413" w:rsidP="00AA3B39">
      <w:pPr>
        <w:spacing w:after="0" w:line="480" w:lineRule="auto"/>
        <w:ind w:left="720"/>
        <w:jc w:val="both"/>
        <w:rPr>
          <w:rFonts w:ascii="Calibri" w:eastAsia="Times New Roman" w:hAnsi="Calibri" w:cs="Times New Roman"/>
          <w:i/>
        </w:rPr>
      </w:pPr>
    </w:p>
    <w:p w14:paraId="1CBB9D4C" w14:textId="77777777" w:rsidR="00E93413" w:rsidRPr="00655A0C" w:rsidRDefault="00E93413" w:rsidP="00AA3B39">
      <w:pPr>
        <w:spacing w:after="0" w:line="480" w:lineRule="auto"/>
        <w:jc w:val="both"/>
        <w:rPr>
          <w:rFonts w:ascii="Calibri" w:eastAsia="Times New Roman" w:hAnsi="Calibri" w:cs="Times New Roman"/>
        </w:rPr>
      </w:pPr>
      <w:r w:rsidRPr="00655A0C">
        <w:rPr>
          <w:rFonts w:ascii="Calibri" w:eastAsia="Times New Roman" w:hAnsi="Calibri" w:cs="Times New Roman"/>
        </w:rPr>
        <w:t xml:space="preserve">where </w:t>
      </w:r>
      <w:r w:rsidRPr="00655A0C">
        <w:rPr>
          <w:rFonts w:ascii="Calibri" w:eastAsia="Times New Roman" w:hAnsi="Calibri" w:cs="Times New Roman"/>
          <w:i/>
        </w:rPr>
        <w:t xml:space="preserve">CDR[k] </w:t>
      </w:r>
      <w:r w:rsidRPr="00655A0C">
        <w:rPr>
          <w:rFonts w:ascii="Calibri" w:eastAsia="Times New Roman" w:hAnsi="Calibri" w:cs="Times New Roman"/>
        </w:rPr>
        <w:t xml:space="preserve">is the case detection rate and </w:t>
      </w:r>
      <w:r w:rsidRPr="00655A0C">
        <w:rPr>
          <w:rFonts w:ascii="Calibri" w:eastAsia="Times New Roman" w:hAnsi="Calibri" w:cs="Times New Roman"/>
          <w:i/>
        </w:rPr>
        <w:t>CoT[k]</w:t>
      </w:r>
      <w:r w:rsidRPr="00655A0C">
        <w:rPr>
          <w:rFonts w:ascii="Calibri" w:eastAsia="Times New Roman" w:hAnsi="Calibri" w:cs="Times New Roman"/>
        </w:rPr>
        <w:t xml:space="preserve"> the proportion successfully treated in year </w:t>
      </w:r>
      <w:r w:rsidRPr="00655A0C">
        <w:rPr>
          <w:rFonts w:ascii="Calibri" w:eastAsia="Times New Roman" w:hAnsi="Calibri" w:cs="Times New Roman"/>
          <w:i/>
        </w:rPr>
        <w:t>k</w:t>
      </w:r>
      <w:r w:rsidRPr="00655A0C">
        <w:rPr>
          <w:rFonts w:ascii="Calibri" w:eastAsia="Times New Roman" w:hAnsi="Calibri" w:cs="Times New Roman"/>
        </w:rPr>
        <w:t xml:space="preserve">. </w:t>
      </w:r>
    </w:p>
    <w:p w14:paraId="648E37FC" w14:textId="77777777" w:rsidR="00E93413" w:rsidRPr="00655A0C" w:rsidRDefault="00E93413" w:rsidP="00AA3B39">
      <w:pPr>
        <w:spacing w:after="0" w:line="480" w:lineRule="auto"/>
        <w:jc w:val="both"/>
        <w:rPr>
          <w:rFonts w:ascii="Calibri" w:eastAsia="Times New Roman" w:hAnsi="Calibri" w:cs="Times New Roman"/>
        </w:rPr>
      </w:pPr>
    </w:p>
    <w:p w14:paraId="3F06B469" w14:textId="77777777" w:rsidR="00E93413" w:rsidRPr="00655A0C" w:rsidRDefault="00E93413" w:rsidP="00AA3B39">
      <w:pPr>
        <w:spacing w:after="0" w:line="480" w:lineRule="auto"/>
        <w:jc w:val="both"/>
        <w:rPr>
          <w:rFonts w:ascii="Calibri" w:eastAsia="Times New Roman" w:hAnsi="Calibri" w:cs="Times New Roman"/>
          <w:b/>
        </w:rPr>
      </w:pPr>
    </w:p>
    <w:p w14:paraId="7F43EF44" w14:textId="77777777" w:rsidR="00E93413" w:rsidRPr="00655A0C" w:rsidRDefault="00E93413" w:rsidP="00AA3B39">
      <w:pPr>
        <w:spacing w:after="0" w:line="480" w:lineRule="auto"/>
        <w:jc w:val="both"/>
        <w:rPr>
          <w:rFonts w:ascii="Calibri" w:eastAsia="Times New Roman" w:hAnsi="Calibri" w:cs="Times New Roman"/>
          <w:b/>
        </w:rPr>
      </w:pPr>
      <w:r w:rsidRPr="00655A0C">
        <w:rPr>
          <w:rFonts w:ascii="Calibri" w:eastAsia="Times New Roman" w:hAnsi="Calibri" w:cs="Times New Roman"/>
          <w:b/>
        </w:rPr>
        <w:lastRenderedPageBreak/>
        <w:t xml:space="preserve">Vaccinated </w:t>
      </w:r>
    </w:p>
    <w:p w14:paraId="6C3EFCB6" w14:textId="77777777" w:rsidR="00E93413" w:rsidRPr="00655A0C" w:rsidRDefault="00E93413" w:rsidP="00AA3B39">
      <w:pPr>
        <w:spacing w:after="0" w:line="480" w:lineRule="auto"/>
        <w:jc w:val="both"/>
        <w:rPr>
          <w:rFonts w:ascii="Calibri" w:eastAsia="Times New Roman" w:hAnsi="Calibri" w:cs="Times New Roman"/>
        </w:rPr>
      </w:pPr>
      <w:r w:rsidRPr="00655A0C">
        <w:rPr>
          <w:rFonts w:ascii="Calibri" w:eastAsia="Times New Roman" w:hAnsi="Calibri" w:cs="Times New Roman"/>
        </w:rPr>
        <w:t>Vaccination only occurs at first time step of year, so in the middle of the year the only changes to occur are moving between groups in the same stratum.</w:t>
      </w:r>
    </w:p>
    <w:p w14:paraId="4771B971" w14:textId="77777777" w:rsidR="00E93413" w:rsidRPr="00655A0C" w:rsidRDefault="00E93413" w:rsidP="00AA3B39">
      <w:pPr>
        <w:spacing w:after="0" w:line="480" w:lineRule="auto"/>
        <w:jc w:val="both"/>
        <w:rPr>
          <w:rFonts w:ascii="Calibri" w:eastAsia="Times New Roman" w:hAnsi="Calibri" w:cs="Times New Roman"/>
        </w:rPr>
      </w:pPr>
      <w:r w:rsidRPr="00655A0C">
        <w:rPr>
          <w:rFonts w:ascii="Calibri" w:eastAsia="Times New Roman" w:hAnsi="Calibri" w:cs="Times New Roman"/>
        </w:rPr>
        <w:t xml:space="preserve">For vaccines only efficacious when delivered pre-infection, </w:t>
      </w:r>
      <m:oMath>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R</m:t>
            </m:r>
          </m:sub>
        </m:sSub>
        <m:r>
          <w:rPr>
            <w:rFonts w:ascii="Cambria Math" w:eastAsia="Times New Roman" w:hAnsi="Cambria Math" w:cs="Times New Roman"/>
          </w:rPr>
          <m:t xml:space="preserve"> </m:t>
        </m:r>
      </m:oMath>
      <w:r w:rsidRPr="00655A0C">
        <w:rPr>
          <w:rFonts w:ascii="Calibri" w:eastAsia="Times New Roman" w:hAnsi="Calibri" w:cs="Times New Roman"/>
        </w:rPr>
        <w:t xml:space="preserve">will be zero, therefore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oMath>
      <w:r w:rsidRPr="00655A0C">
        <w:rPr>
          <w:rFonts w:ascii="Calibri" w:eastAsia="Times New Roman" w:hAnsi="Calibri" w:cs="Times New Roman"/>
        </w:rPr>
        <w:t xml:space="preserve"> will remain at zero throughout the model.</w:t>
      </w:r>
    </w:p>
    <w:p w14:paraId="70E41078" w14:textId="77777777" w:rsidR="00E93413" w:rsidRPr="00655A0C" w:rsidRDefault="00E93413" w:rsidP="00AA3B39">
      <w:pPr>
        <w:spacing w:after="0" w:line="480" w:lineRule="auto"/>
        <w:jc w:val="both"/>
        <w:rPr>
          <w:rFonts w:ascii="Calibri" w:eastAsia="Times New Roman" w:hAnsi="Calibri" w:cs="Times New Roman"/>
          <w:b/>
        </w:rPr>
      </w:pPr>
    </w:p>
    <w:p w14:paraId="7858C56D"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Susceptibles</w:t>
      </w:r>
    </w:p>
    <w:p w14:paraId="009ACDEE" w14:textId="77777777" w:rsidR="00E93413" w:rsidRPr="00655A0C" w:rsidRDefault="009334AC" w:rsidP="00AA3B39">
      <w:pPr>
        <w:spacing w:after="0" w:line="480" w:lineRule="auto"/>
        <w:jc w:val="both"/>
        <w:rPr>
          <w:rFonts w:ascii="Calibri" w:eastAsia="Times New Roman" w:hAnsi="Calibri" w:cs="Times New Roman"/>
          <w:i/>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-λ[i-1,j]</m:t>
          </m:r>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m:oMathPara>
    </w:p>
    <w:p w14:paraId="4DDAC328"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ab/>
      </w:r>
      <m:oMath>
        <m:r>
          <w:rPr>
            <w:rFonts w:ascii="Cambria Math" w:eastAsia="Times New Roman" w:hAnsi="Cambria Math" w:cs="Times New Roman"/>
          </w:rPr>
          <m:t>-u[j]</m:t>
        </m:r>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w:p>
    <w:p w14:paraId="5C7DA900" w14:textId="77777777" w:rsidR="00E93413" w:rsidRPr="00655A0C" w:rsidRDefault="00E93413" w:rsidP="00AA3B39">
      <w:pPr>
        <w:spacing w:after="0" w:line="480" w:lineRule="auto"/>
        <w:jc w:val="both"/>
        <w:rPr>
          <w:rFonts w:ascii="Calibri" w:eastAsia="Times New Roman" w:hAnsi="Calibri" w:cs="Times New Roman"/>
          <w:b/>
        </w:rPr>
      </w:pPr>
    </w:p>
    <w:p w14:paraId="5BC957A4"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 xml:space="preserve">Latent </w:t>
      </w:r>
    </w:p>
    <w:p w14:paraId="563404F8" w14:textId="77777777" w:rsidR="00E93413" w:rsidRPr="00655A0C" w:rsidRDefault="009334AC" w:rsidP="00AA3B39">
      <w:pPr>
        <w:spacing w:after="0" w:line="480" w:lineRule="auto"/>
        <w:jc w:val="both"/>
        <w:rPr>
          <w:rFonts w:ascii="Calibri" w:eastAsia="Times New Roman" w:hAnsi="Calibri" w:cs="Times New Roman"/>
          <w:i/>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+λ</m:t>
          </m:r>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m:oMathPara>
    </w:p>
    <w:p w14:paraId="24AF887E" w14:textId="77777777" w:rsidR="00E93413" w:rsidRPr="00655A0C" w:rsidRDefault="00E93413" w:rsidP="00AA3B39">
      <w:pPr>
        <w:spacing w:after="0" w:line="480" w:lineRule="auto"/>
        <w:jc w:val="both"/>
        <w:rPr>
          <w:rFonts w:ascii="Calibri" w:eastAsiaTheme="minorEastAsia" w:hAnsi="Calibri" w:cs="Times New Roman"/>
          <w:i/>
        </w:rPr>
      </w:pPr>
      <w:r w:rsidRPr="00655A0C">
        <w:rPr>
          <w:rFonts w:ascii="Calibri" w:eastAsia="Times New Roman" w:hAnsi="Calibri" w:cs="Times New Roman"/>
          <w:i/>
        </w:rPr>
        <w:tab/>
      </w:r>
      <m:oMath>
        <m:r>
          <w:rPr>
            <w:rFonts w:ascii="Cambria Math" w:eastAsia="Times New Roman" w:hAnsi="Cambria Math" w:cs="Times New Roman"/>
          </w:rPr>
          <m:t>-u[j]</m:t>
        </m:r>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w:p>
    <w:p w14:paraId="7D1420E9" w14:textId="77777777" w:rsidR="00E93413" w:rsidRPr="00655A0C" w:rsidRDefault="00E93413" w:rsidP="00AA3B39">
      <w:pPr>
        <w:spacing w:after="0" w:line="480" w:lineRule="auto"/>
        <w:jc w:val="both"/>
        <w:rPr>
          <w:rFonts w:ascii="Calibri" w:eastAsia="Times New Roman" w:hAnsi="Calibri" w:cs="Times New Roman"/>
          <w:i/>
        </w:rPr>
      </w:pPr>
    </w:p>
    <w:p w14:paraId="083F945E"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Recovered</w:t>
      </w:r>
    </w:p>
    <w:p w14:paraId="0A2B883C" w14:textId="77777777" w:rsidR="00E93413" w:rsidRPr="00655A0C" w:rsidRDefault="009334AC" w:rsidP="00AA3B39">
      <w:pPr>
        <w:spacing w:after="0" w:line="480" w:lineRule="auto"/>
        <w:jc w:val="both"/>
        <w:rPr>
          <w:rFonts w:ascii="Calibri" w:eastAsia="Times New Roman" w:hAnsi="Calibri" w:cs="Times New Roman"/>
          <w:i/>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-xλ[i-1,j]</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m:oMathPara>
    </w:p>
    <w:p w14:paraId="43160E1C"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ab/>
      </w:r>
      <m:oMath>
        <m:r>
          <w:rPr>
            <w:rFonts w:ascii="Cambria Math" w:eastAsia="Times New Roman" w:hAnsi="Cambria Math" w:cs="Times New Roman"/>
          </w:rPr>
          <m:t>-u[j]</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m:t>
            </m:r>
          </m:e>
        </m:d>
        <m:r>
          <w:rPr>
            <w:rFonts w:ascii="Cambria Math" w:eastAsia="Times New Roman" w:hAnsi="Cambria Math" w:cs="Times New Roman"/>
          </w:rPr>
          <m:t>dt</m:t>
        </m:r>
      </m:oMath>
    </w:p>
    <w:p w14:paraId="4028175F" w14:textId="77777777" w:rsidR="00E93413" w:rsidRPr="00655A0C" w:rsidRDefault="00E93413" w:rsidP="00AA3B39">
      <w:pPr>
        <w:spacing w:after="0" w:line="480" w:lineRule="auto"/>
        <w:rPr>
          <w:rFonts w:ascii="Calibri" w:eastAsia="Times New Roman" w:hAnsi="Calibri" w:cs="Times New Roman"/>
          <w:b/>
        </w:rPr>
      </w:pPr>
    </w:p>
    <w:p w14:paraId="5D157120" w14:textId="77777777" w:rsidR="00E93413" w:rsidRPr="00655A0C" w:rsidRDefault="00E93413" w:rsidP="00AA3B39">
      <w:pPr>
        <w:spacing w:after="0" w:line="480" w:lineRule="auto"/>
        <w:rPr>
          <w:rFonts w:ascii="Calibri" w:eastAsia="Times New Roman" w:hAnsi="Calibri" w:cs="Times New Roman"/>
          <w:b/>
        </w:rPr>
      </w:pPr>
    </w:p>
    <w:p w14:paraId="1AA1BBC2" w14:textId="77777777" w:rsidR="00E93413" w:rsidRPr="00655A0C" w:rsidRDefault="00E93413" w:rsidP="00AA3B39">
      <w:pPr>
        <w:spacing w:after="0" w:line="480" w:lineRule="auto"/>
        <w:jc w:val="both"/>
        <w:rPr>
          <w:rFonts w:ascii="Calibri" w:eastAsia="Times New Roman" w:hAnsi="Calibri" w:cs="Times New Roman"/>
          <w:b/>
          <w:u w:val="single"/>
        </w:rPr>
      </w:pPr>
      <w:r w:rsidRPr="00655A0C">
        <w:rPr>
          <w:rFonts w:ascii="Calibri" w:eastAsia="Times New Roman" w:hAnsi="Calibri" w:cs="Times New Roman"/>
          <w:b/>
          <w:u w:val="single"/>
        </w:rPr>
        <w:t>Aging and Vaccine Delivery/Waning (At first time point of the year)</w:t>
      </w:r>
    </w:p>
    <w:p w14:paraId="49ACC0DE" w14:textId="77777777" w:rsidR="00E93413" w:rsidRPr="00655A0C" w:rsidRDefault="00E93413" w:rsidP="00AA3B39">
      <w:pPr>
        <w:spacing w:after="0" w:line="480" w:lineRule="auto"/>
        <w:jc w:val="both"/>
        <w:rPr>
          <w:rFonts w:ascii="Calibri" w:eastAsia="Times New Roman" w:hAnsi="Calibri" w:cs="Times New Roman"/>
          <w:b/>
        </w:rPr>
      </w:pPr>
    </w:p>
    <w:p w14:paraId="036FD1C1" w14:textId="77777777" w:rsidR="00E93413" w:rsidRPr="00655A0C" w:rsidRDefault="00E93413" w:rsidP="00AA3B39">
      <w:pPr>
        <w:spacing w:after="0" w:line="480" w:lineRule="auto"/>
        <w:jc w:val="both"/>
        <w:rPr>
          <w:rFonts w:ascii="Calibri" w:eastAsia="Times New Roman" w:hAnsi="Calibri" w:cs="Times New Roman"/>
        </w:rPr>
      </w:pPr>
      <w:r w:rsidRPr="00655A0C">
        <w:rPr>
          <w:rFonts w:ascii="Calibri" w:eastAsia="Times New Roman" w:hAnsi="Calibri" w:cs="Times New Roman"/>
        </w:rPr>
        <w:t xml:space="preserve">If </w:t>
      </w:r>
      <w:r w:rsidRPr="00655A0C">
        <w:rPr>
          <w:rFonts w:ascii="Calibri" w:eastAsia="Times New Roman" w:hAnsi="Calibri" w:cs="Times New Roman"/>
          <w:i/>
        </w:rPr>
        <w:t>i</w:t>
      </w:r>
      <w:r w:rsidRPr="00655A0C">
        <w:rPr>
          <w:rFonts w:ascii="Calibri" w:eastAsia="Times New Roman" w:hAnsi="Calibri" w:cs="Times New Roman"/>
        </w:rPr>
        <w:t xml:space="preserve"> is the </w:t>
      </w:r>
      <w:r w:rsidRPr="00655A0C">
        <w:rPr>
          <w:rFonts w:ascii="Calibri" w:eastAsia="Times New Roman" w:hAnsi="Calibri" w:cs="Times New Roman"/>
          <w:b/>
        </w:rPr>
        <w:t xml:space="preserve">first time point of a year </w:t>
      </w:r>
      <w:r w:rsidRPr="00655A0C">
        <w:rPr>
          <w:rFonts w:ascii="Calibri" w:eastAsia="Times New Roman" w:hAnsi="Calibri" w:cs="Times New Roman"/>
          <w:b/>
          <w:i/>
        </w:rPr>
        <w:t>k</w:t>
      </w:r>
      <w:r w:rsidRPr="00655A0C">
        <w:rPr>
          <w:rFonts w:ascii="Calibri" w:eastAsia="Times New Roman" w:hAnsi="Calibri" w:cs="Times New Roman"/>
          <w:b/>
        </w:rPr>
        <w:t>,</w:t>
      </w:r>
      <w:r w:rsidRPr="00655A0C">
        <w:rPr>
          <w:rFonts w:ascii="Calibri" w:eastAsia="Times New Roman" w:hAnsi="Calibri" w:cs="Times New Roman"/>
        </w:rPr>
        <w:t xml:space="preserve"> then the updated values are functions of those aged one year younger in the previous time step in the method of Schenzle </w:t>
      </w:r>
      <w:r w:rsidRPr="00655A0C">
        <w:rPr>
          <w:rFonts w:ascii="Calibri" w:eastAsia="Times New Roman" w:hAnsi="Calibri" w:cs="Times New Roman"/>
          <w:noProof/>
        </w:rPr>
        <w:t>(Schenzle, 1984)</w:t>
      </w:r>
      <w:r w:rsidRPr="00655A0C">
        <w:rPr>
          <w:rFonts w:ascii="Calibri" w:eastAsia="Times New Roman" w:hAnsi="Calibri" w:cs="Times New Roman"/>
        </w:rPr>
        <w:t xml:space="preserve">. </w:t>
      </w:r>
    </w:p>
    <w:p w14:paraId="73CE8911" w14:textId="61095E4A" w:rsidR="00E93413" w:rsidRPr="00655A0C" w:rsidRDefault="00E93413" w:rsidP="00AA3B39">
      <w:pPr>
        <w:spacing w:after="0" w:line="480" w:lineRule="auto"/>
        <w:jc w:val="both"/>
        <w:rPr>
          <w:rFonts w:ascii="Calibri" w:eastAsia="Times New Roman" w:hAnsi="Calibri" w:cs="Times New Roman"/>
        </w:rPr>
      </w:pPr>
      <w:r w:rsidRPr="00655A0C">
        <w:rPr>
          <w:rFonts w:ascii="Calibri" w:eastAsia="Times New Roman" w:hAnsi="Calibri" w:cs="Times New Roman"/>
        </w:rPr>
        <w:t xml:space="preserve">The key equations at the start of the year are those for Susceptibles as the number of births, </w:t>
      </w:r>
      <w:r w:rsidRPr="00655A0C">
        <w:rPr>
          <w:rFonts w:ascii="Calibri" w:eastAsia="Times New Roman" w:hAnsi="Calibri" w:cs="Times New Roman"/>
          <w:i/>
        </w:rPr>
        <w:t>B[k],</w:t>
      </w:r>
      <w:r w:rsidRPr="00655A0C">
        <w:rPr>
          <w:rFonts w:ascii="Calibri" w:eastAsia="Times New Roman" w:hAnsi="Calibri" w:cs="Times New Roman"/>
        </w:rPr>
        <w:t xml:space="preserve"> in year </w:t>
      </w:r>
      <w:r w:rsidRPr="00655A0C">
        <w:rPr>
          <w:rFonts w:ascii="Calibri" w:eastAsia="Times New Roman" w:hAnsi="Calibri" w:cs="Times New Roman"/>
          <w:i/>
        </w:rPr>
        <w:t>k</w:t>
      </w:r>
      <w:r w:rsidRPr="00655A0C">
        <w:rPr>
          <w:rFonts w:ascii="Calibri" w:eastAsia="Times New Roman" w:hAnsi="Calibri" w:cs="Times New Roman"/>
        </w:rPr>
        <w:t xml:space="preserve"> are all assumed susceptible. Vaccination and end of duration of protection is assumed to occur in the first </w:t>
      </w:r>
      <w:r w:rsidR="00D75659" w:rsidRPr="00655A0C">
        <w:rPr>
          <w:rFonts w:ascii="Calibri" w:eastAsia="Times New Roman" w:hAnsi="Calibri" w:cs="Times New Roman"/>
        </w:rPr>
        <w:t>time step</w:t>
      </w:r>
      <w:r w:rsidRPr="00655A0C">
        <w:rPr>
          <w:rFonts w:ascii="Calibri" w:eastAsia="Times New Roman" w:hAnsi="Calibri" w:cs="Times New Roman"/>
        </w:rPr>
        <w:t xml:space="preserve"> of a given year. Here </w:t>
      </w:r>
      <m:oMath>
        <m:r>
          <w:rPr>
            <w:rFonts w:ascii="Cambria Math" w:eastAsia="Times New Roman" w:hAnsi="Cambria Math" w:cs="Times New Roman"/>
          </w:rPr>
          <m:t>d[i,j]</m:t>
        </m:r>
      </m:oMath>
      <w:r w:rsidRPr="00655A0C">
        <w:rPr>
          <w:rFonts w:ascii="Calibri" w:eastAsia="Times New Roman" w:hAnsi="Calibri" w:cs="Times New Roman"/>
        </w:rPr>
        <w:t xml:space="preserve"> is the risk of ending vaccine protection at time </w:t>
      </w:r>
      <w:r w:rsidRPr="00655A0C">
        <w:rPr>
          <w:rFonts w:ascii="Calibri" w:eastAsia="Times New Roman" w:hAnsi="Calibri" w:cs="Times New Roman"/>
        </w:rPr>
        <w:lastRenderedPageBreak/>
        <w:t xml:space="preserve">step </w:t>
      </w:r>
      <w:r w:rsidRPr="00655A0C">
        <w:rPr>
          <w:rFonts w:ascii="Calibri" w:eastAsia="Times New Roman" w:hAnsi="Calibri" w:cs="Times New Roman"/>
          <w:i/>
        </w:rPr>
        <w:t>i</w:t>
      </w:r>
      <w:r w:rsidRPr="00655A0C">
        <w:rPr>
          <w:rFonts w:ascii="Calibri" w:eastAsia="Times New Roman" w:hAnsi="Calibri" w:cs="Times New Roman"/>
        </w:rPr>
        <w:t xml:space="preserve"> and age </w:t>
      </w:r>
      <w:r w:rsidRPr="00655A0C">
        <w:rPr>
          <w:rFonts w:ascii="Calibri" w:eastAsia="Times New Roman" w:hAnsi="Calibri" w:cs="Times New Roman"/>
          <w:i/>
        </w:rPr>
        <w:t>j</w:t>
      </w:r>
      <w:r w:rsidRPr="00655A0C">
        <w:rPr>
          <w:rFonts w:ascii="Calibri" w:eastAsia="Times New Roman" w:hAnsi="Calibri" w:cs="Times New Roman"/>
        </w:rPr>
        <w:t xml:space="preserve">. The vaccinated terms are not multiplied by </w:t>
      </w:r>
      <w:r w:rsidRPr="00655A0C">
        <w:rPr>
          <w:rFonts w:ascii="Calibri" w:eastAsia="Times New Roman" w:hAnsi="Calibri" w:cs="Times New Roman"/>
          <w:i/>
        </w:rPr>
        <w:t>dt</w:t>
      </w:r>
      <w:r w:rsidRPr="00655A0C">
        <w:rPr>
          <w:rFonts w:ascii="Calibri" w:eastAsia="Times New Roman" w:hAnsi="Calibri" w:cs="Times New Roman"/>
        </w:rPr>
        <w:t xml:space="preserve"> as they only occur at set time steps in the year. </w:t>
      </w:r>
    </w:p>
    <w:p w14:paraId="556D349B" w14:textId="77777777" w:rsidR="00E93413" w:rsidRPr="00655A0C" w:rsidRDefault="00E93413" w:rsidP="00AA3B39">
      <w:pPr>
        <w:spacing w:after="0" w:line="480" w:lineRule="auto"/>
        <w:jc w:val="both"/>
        <w:rPr>
          <w:rFonts w:ascii="Calibri" w:eastAsia="Times New Roman" w:hAnsi="Calibri" w:cs="Times New Roman"/>
        </w:rPr>
      </w:pPr>
    </w:p>
    <w:p w14:paraId="5987F9A5" w14:textId="77777777" w:rsidR="00E93413" w:rsidRPr="00655A0C" w:rsidRDefault="00E93413" w:rsidP="00AA3B39">
      <w:pPr>
        <w:spacing w:after="0" w:line="480" w:lineRule="auto"/>
        <w:jc w:val="both"/>
        <w:rPr>
          <w:rFonts w:ascii="Calibri" w:eastAsia="Times New Roman" w:hAnsi="Calibri" w:cs="Times New Roman"/>
          <w:b/>
        </w:rPr>
      </w:pPr>
      <w:r w:rsidRPr="00655A0C">
        <w:rPr>
          <w:rFonts w:ascii="Calibri" w:eastAsia="Times New Roman" w:hAnsi="Calibri" w:cs="Times New Roman"/>
          <w:b/>
        </w:rPr>
        <w:t>Unvaccinated</w:t>
      </w:r>
    </w:p>
    <w:p w14:paraId="508118E4"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Susceptibles</w:t>
      </w:r>
    </w:p>
    <w:p w14:paraId="03A4B687" w14:textId="77777777" w:rsidR="00E93413" w:rsidRPr="00655A0C" w:rsidRDefault="00E93413" w:rsidP="00AA3B39">
      <w:pPr>
        <w:spacing w:after="0" w:line="480" w:lineRule="auto"/>
        <w:jc w:val="both"/>
        <w:rPr>
          <w:rFonts w:ascii="Calibri" w:eastAsiaTheme="minorEastAsia" w:hAnsi="Calibri" w:cs="Times New Roman"/>
          <w:i/>
        </w:rPr>
      </w:pPr>
      <w:r w:rsidRPr="00655A0C">
        <w:rPr>
          <w:rFonts w:ascii="Calibri" w:eastAsiaTheme="minorEastAsia" w:hAnsi="Calibri" w:cs="Times New Roman"/>
          <w:i/>
        </w:rPr>
        <w:t>If j=</w:t>
      </w:r>
      <w:r>
        <w:rPr>
          <w:rFonts w:ascii="Calibri" w:eastAsiaTheme="minorEastAsia" w:hAnsi="Calibri" w:cs="Times New Roman"/>
          <w:i/>
        </w:rPr>
        <w:t>1</w:t>
      </w:r>
      <w:r w:rsidRPr="00655A0C">
        <w:rPr>
          <w:rFonts w:ascii="Calibri" w:eastAsiaTheme="minorEastAsia" w:hAnsi="Calibri" w:cs="Times New Roman"/>
          <w:i/>
        </w:rPr>
        <w:t xml:space="preserve">: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i,1</m:t>
            </m:r>
          </m:e>
        </m:d>
        <m:r>
          <w:rPr>
            <w:rFonts w:ascii="Cambria Math" w:eastAsiaTheme="minorEastAsia" w:hAnsi="Cambria Math" w:cs="Times New Roman"/>
          </w:rPr>
          <m:t>=B-u[j]</m:t>
        </m:r>
      </m:oMath>
    </w:p>
    <w:p w14:paraId="60FB0865"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If j≠</w:t>
      </w:r>
      <w:r>
        <w:rPr>
          <w:rFonts w:ascii="Calibri" w:eastAsia="Times New Roman" w:hAnsi="Calibri" w:cs="Times New Roman"/>
          <w:i/>
        </w:rPr>
        <w:t>1</w:t>
      </w:r>
      <w:r w:rsidRPr="00655A0C">
        <w:rPr>
          <w:rFonts w:ascii="Calibri" w:eastAsia="Times New Roman" w:hAnsi="Calibri" w:cs="Times New Roman"/>
          <w:i/>
        </w:rPr>
        <w:t>:</w:t>
      </w:r>
    </w:p>
    <w:p w14:paraId="197E031B" w14:textId="77777777" w:rsidR="00E93413" w:rsidRPr="00655A0C" w:rsidRDefault="00E93413" w:rsidP="00AA3B39">
      <w:pPr>
        <w:spacing w:after="0" w:line="480" w:lineRule="auto"/>
        <w:jc w:val="both"/>
        <w:rPr>
          <w:rFonts w:ascii="Calibri" w:eastAsiaTheme="minorEastAsia" w:hAnsi="Calibri" w:cs="Times New Roman"/>
          <w:i/>
        </w:rPr>
      </w:pPr>
      <m:oMathPara>
        <m:oMathParaPr>
          <m:jc m:val="left"/>
        </m:oMathParaPr>
        <m:oMath>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 S</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u</m:t>
              </m:r>
              <m:d>
                <m:dPr>
                  <m:begChr m:val="["/>
                  <m:endChr m:val="]"/>
                  <m:ctrlPr>
                    <w:rPr>
                      <w:rFonts w:ascii="Cambria Math" w:eastAsia="Times New Roman" w:hAnsi="Cambria Math" w:cs="Times New Roman"/>
                      <w:i/>
                    </w:rPr>
                  </m:ctrlPr>
                </m:dPr>
                <m:e>
                  <m:r>
                    <w:rPr>
                      <w:rFonts w:ascii="Cambria Math" w:eastAsia="Times New Roman" w:hAnsi="Cambria Math" w:cs="Times New Roman"/>
                    </w:rPr>
                    <m:t>j</m:t>
                  </m:r>
                </m:e>
              </m:d>
              <m:r>
                <w:rPr>
                  <w:rFonts w:ascii="Cambria Math" w:eastAsia="Times New Roman" w:hAnsi="Cambria Math" w:cs="Times New Roman"/>
                </w:rPr>
                <m:t>+λ</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e>
          </m:d>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m:oMathPara>
    </w:p>
    <w:p w14:paraId="1249D251"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heme="minorEastAsia" w:hAnsi="Calibri" w:cs="Times New Roman"/>
          <w:i/>
        </w:rPr>
        <w:tab/>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S</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oMath>
    </w:p>
    <w:p w14:paraId="3516270C" w14:textId="77777777" w:rsidR="00E93413" w:rsidRPr="00655A0C" w:rsidRDefault="00E93413" w:rsidP="00AA3B39">
      <w:pPr>
        <w:spacing w:after="0" w:line="480" w:lineRule="auto"/>
        <w:ind w:left="720"/>
        <w:jc w:val="both"/>
        <w:rPr>
          <w:rFonts w:ascii="Calibri" w:eastAsiaTheme="minorEastAsia" w:hAnsi="Calibri" w:cs="Times New Roman"/>
          <w:i/>
        </w:rPr>
      </w:pPr>
      <m:oMathPara>
        <m:oMathParaPr>
          <m:jc m:val="left"/>
        </m:oMathParaPr>
        <m:oMath>
          <m:r>
            <w:rPr>
              <w:rFonts w:ascii="Cambria Math" w:eastAsia="Times New Roman" w:hAnsi="Cambria Math" w:cs="Times New Roman"/>
            </w:rPr>
            <m:t>+d</m:t>
          </m:r>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d>
            <m:dPr>
              <m:ctrlPr>
                <w:rPr>
                  <w:rFonts w:ascii="Cambria Math" w:eastAsia="Times New Roman" w:hAnsi="Cambria Math" w:cs="Times New Roman"/>
                  <w:i/>
                </w:rPr>
              </m:ctrlPr>
            </m:dPr>
            <m:e>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S</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e>
          </m:d>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oMath>
      </m:oMathPara>
    </w:p>
    <w:p w14:paraId="2DE4C4FD" w14:textId="77777777" w:rsidR="00E93413" w:rsidRPr="00655A0C" w:rsidRDefault="00E93413" w:rsidP="00AA3B39">
      <w:pPr>
        <w:spacing w:after="0" w:line="480" w:lineRule="auto"/>
        <w:jc w:val="both"/>
        <w:rPr>
          <w:rFonts w:ascii="Calibri" w:eastAsia="Times New Roman" w:hAnsi="Calibri" w:cs="Times New Roman"/>
          <w:i/>
        </w:rPr>
      </w:pPr>
    </w:p>
    <w:p w14:paraId="3C65D848" w14:textId="77777777" w:rsidR="00E93413" w:rsidRPr="00655A0C" w:rsidRDefault="00E93413" w:rsidP="00AA3B39">
      <w:pPr>
        <w:tabs>
          <w:tab w:val="left" w:pos="3402"/>
        </w:tabs>
        <w:spacing w:after="0" w:line="480" w:lineRule="auto"/>
        <w:jc w:val="both"/>
        <w:rPr>
          <w:rFonts w:ascii="Calibri" w:eastAsia="Times New Roman" w:hAnsi="Calibri" w:cs="Times New Roman"/>
          <w:i/>
        </w:rPr>
      </w:pPr>
      <w:r w:rsidRPr="00655A0C">
        <w:rPr>
          <w:rFonts w:ascii="Calibri" w:eastAsia="Times New Roman" w:hAnsi="Calibri" w:cs="Times New Roman"/>
          <w:i/>
        </w:rPr>
        <w:t>Latent</w:t>
      </w:r>
    </w:p>
    <w:p w14:paraId="2A2708BE" w14:textId="77777777" w:rsidR="00E93413" w:rsidRPr="00655A0C" w:rsidRDefault="00E93413" w:rsidP="00AA3B39">
      <w:pPr>
        <w:tabs>
          <w:tab w:val="left" w:pos="3402"/>
        </w:tabs>
        <w:spacing w:after="0" w:line="480" w:lineRule="auto"/>
        <w:jc w:val="both"/>
        <w:rPr>
          <w:rFonts w:ascii="Calibri" w:eastAsia="Times New Roman" w:hAnsi="Calibri" w:cs="Times New Roman"/>
          <w:i/>
        </w:rPr>
      </w:pPr>
      <m:oMathPara>
        <m:oMathParaPr>
          <m:jc m:val="left"/>
        </m:oMathParaPr>
        <m:oMath>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+(λ</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d>
            <m:dPr>
              <m:ctrlPr>
                <w:rPr>
                  <w:rFonts w:ascii="Cambria Math" w:eastAsia="Times New Roman" w:hAnsi="Cambria Math" w:cs="Times New Roman"/>
                  <w:i/>
                </w:rPr>
              </m:ctrlPr>
            </m:dPr>
            <m:e>
              <m:r>
                <w:rPr>
                  <w:rFonts w:ascii="Cambria Math" w:eastAsia="Times New Roman" w:hAnsi="Cambria Math" w:cs="Times New Roman"/>
                </w:rPr>
                <m:t>1-p</m:t>
              </m:r>
              <m:d>
                <m:dPr>
                  <m:begChr m:val="["/>
                  <m:endChr m:val="]"/>
                  <m:ctrlPr>
                    <w:rPr>
                      <w:rFonts w:ascii="Cambria Math" w:eastAsia="Times New Roman" w:hAnsi="Cambria Math" w:cs="Times New Roman"/>
                      <w:i/>
                    </w:rPr>
                  </m:ctrlPr>
                </m:dPr>
                <m:e>
                  <m:r>
                    <w:rPr>
                      <w:rFonts w:ascii="Cambria Math" w:eastAsia="Times New Roman" w:hAnsi="Cambria Math" w:cs="Times New Roman"/>
                    </w:rPr>
                    <m:t>j-1</m:t>
                  </m:r>
                </m:e>
              </m:d>
            </m:e>
          </m:d>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+xR</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m:oMathPara>
    </w:p>
    <w:p w14:paraId="3687188C" w14:textId="77777777" w:rsidR="00E93413" w:rsidRPr="00655A0C" w:rsidRDefault="00E93413" w:rsidP="00AA3B39">
      <w:pPr>
        <w:tabs>
          <w:tab w:val="left" w:pos="3402"/>
        </w:tabs>
        <w:spacing w:after="0" w:line="480" w:lineRule="auto"/>
        <w:ind w:left="720"/>
        <w:jc w:val="both"/>
        <w:rPr>
          <w:rFonts w:ascii="Calibri" w:eastAsia="Times New Roman" w:hAnsi="Calibri" w:cs="Times New Roman"/>
          <w:i/>
        </w:rPr>
      </w:pPr>
      <m:oMathPara>
        <m:oMathParaPr>
          <m:jc m:val="left"/>
        </m:oMathParaPr>
        <m:oMath>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v+λ</m:t>
              </m:r>
              <m:d>
                <m:dPr>
                  <m:begChr m:val="["/>
                  <m:endChr m:val="]"/>
                  <m:ctrlPr>
                    <w:rPr>
                      <w:rFonts w:ascii="Cambria Math" w:eastAsia="Times New Roman" w:hAnsi="Cambria Math" w:cs="Times New Roman"/>
                      <w:i/>
                    </w:rPr>
                  </m:ctrlPr>
                </m:dPr>
                <m:e>
                  <m:r>
                    <w:rPr>
                      <w:rFonts w:ascii="Cambria Math" w:eastAsia="Times New Roman" w:hAnsi="Cambria Math" w:cs="Times New Roman"/>
                    </w:rPr>
                    <m:t>i-1, j-1</m:t>
                  </m:r>
                </m:e>
              </m:d>
              <m:r>
                <w:rPr>
                  <w:rFonts w:ascii="Cambria Math" w:eastAsia="Times New Roman" w:hAnsi="Cambria Math" w:cs="Times New Roman"/>
                </w:rPr>
                <m:t>p[j-1]x+u[j-1]</m:t>
              </m:r>
            </m:e>
          </m:d>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m:oMathPara>
    </w:p>
    <w:p w14:paraId="77C57D2F" w14:textId="77777777" w:rsidR="00E93413" w:rsidRPr="00655A0C" w:rsidRDefault="00E93413" w:rsidP="00AA3B39">
      <w:pPr>
        <w:spacing w:after="0" w:line="480" w:lineRule="auto"/>
        <w:ind w:left="720"/>
        <w:jc w:val="both"/>
        <w:rPr>
          <w:rFonts w:ascii="Calibri" w:eastAsiaTheme="minorEastAsia" w:hAnsi="Calibri" w:cs="Times New Roman"/>
          <w:i/>
        </w:rPr>
      </w:pP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L</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oMath>
      <w:r w:rsidRPr="00655A0C">
        <w:rPr>
          <w:rFonts w:ascii="Calibri" w:eastAsiaTheme="minorEastAsia" w:hAnsi="Calibri" w:cs="Times New Roman"/>
          <w:i/>
        </w:rPr>
        <w:t xml:space="preserve"> </w:t>
      </w:r>
      <w:r w:rsidRPr="00655A0C">
        <w:rPr>
          <w:rFonts w:ascii="Calibri" w:eastAsia="Times New Roman" w:hAnsi="Calibri" w:cs="Times New Roman"/>
        </w:rPr>
        <w:br/>
      </w:r>
      <m:oMathPara>
        <m:oMathParaPr>
          <m:jc m:val="left"/>
        </m:oMathParaPr>
        <m:oMath>
          <m:r>
            <w:rPr>
              <w:rFonts w:ascii="Cambria Math" w:eastAsia="Times New Roman" w:hAnsi="Cambria Math" w:cs="Times New Roman"/>
            </w:rPr>
            <m:t>+d</m:t>
          </m:r>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d>
            <m:dPr>
              <m:ctrlPr>
                <w:rPr>
                  <w:rFonts w:ascii="Cambria Math" w:eastAsia="Times New Roman" w:hAnsi="Cambria Math" w:cs="Times New Roman"/>
                  <w:i/>
                </w:rPr>
              </m:ctrlPr>
            </m:dPr>
            <m:e>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L</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e>
          </m:d>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oMath>
      </m:oMathPara>
    </w:p>
    <w:p w14:paraId="6E607B78" w14:textId="77777777" w:rsidR="00E93413" w:rsidRPr="00655A0C" w:rsidRDefault="00E93413" w:rsidP="00AA3B39">
      <w:pPr>
        <w:tabs>
          <w:tab w:val="left" w:pos="3402"/>
        </w:tabs>
        <w:spacing w:after="0" w:line="480" w:lineRule="auto"/>
        <w:ind w:left="720"/>
        <w:jc w:val="both"/>
        <w:rPr>
          <w:rFonts w:ascii="Calibri" w:eastAsia="Times New Roman" w:hAnsi="Calibri" w:cs="Times New Roman"/>
          <w:i/>
        </w:rPr>
      </w:pPr>
    </w:p>
    <w:p w14:paraId="066D8D21"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New infectious active TB cases</w:t>
      </w:r>
    </w:p>
    <w:p w14:paraId="33CBD912" w14:textId="77777777" w:rsidR="00E93413" w:rsidRPr="00655A0C" w:rsidRDefault="00E93413" w:rsidP="00AA3B39">
      <w:pPr>
        <w:spacing w:after="0" w:line="480"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new_I</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=λ</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p</m:t>
          </m:r>
          <m:d>
            <m:dPr>
              <m:begChr m:val="["/>
              <m:endChr m:val="]"/>
              <m:ctrlPr>
                <w:rPr>
                  <w:rFonts w:ascii="Cambria Math" w:eastAsia="Times New Roman" w:hAnsi="Cambria Math" w:cs="Times New Roman"/>
                  <w:i/>
                </w:rPr>
              </m:ctrlPr>
            </m:dPr>
            <m:e>
              <m:r>
                <w:rPr>
                  <w:rFonts w:ascii="Cambria Math" w:eastAsia="Times New Roman" w:hAnsi="Cambria Math" w:cs="Times New Roman"/>
                </w:rPr>
                <m:t>j-1</m:t>
              </m:r>
            </m:e>
          </m:d>
          <m:r>
            <w:rPr>
              <w:rFonts w:ascii="Cambria Math" w:eastAsia="Times New Roman" w:hAnsi="Cambria Math" w:cs="Times New Roman"/>
            </w:rPr>
            <m:t>f</m:t>
          </m:r>
          <m:d>
            <m:dPr>
              <m:begChr m:val="["/>
              <m:endChr m:val="]"/>
              <m:ctrlPr>
                <w:rPr>
                  <w:rFonts w:ascii="Cambria Math" w:eastAsia="Times New Roman" w:hAnsi="Cambria Math" w:cs="Times New Roman"/>
                  <w:i/>
                </w:rPr>
              </m:ctrlPr>
            </m:dPr>
            <m:e>
              <m:r>
                <w:rPr>
                  <w:rFonts w:ascii="Cambria Math" w:eastAsia="Times New Roman" w:hAnsi="Cambria Math" w:cs="Times New Roman"/>
                </w:rPr>
                <m:t>j-1</m:t>
              </m:r>
            </m:e>
          </m:d>
          <m:d>
            <m:dPr>
              <m:ctrlPr>
                <w:rPr>
                  <w:rFonts w:ascii="Cambria Math" w:eastAsia="Times New Roman" w:hAnsi="Cambria Math" w:cs="Times New Roman"/>
                  <w:i/>
                </w:rPr>
              </m:ctrlPr>
            </m:dPr>
            <m:e>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+xL</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 xR</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e>
          </m:d>
          <m:r>
            <w:rPr>
              <w:rFonts w:ascii="Cambria Math" w:eastAsia="Times New Roman" w:hAnsi="Cambria Math" w:cs="Times New Roman"/>
            </w:rPr>
            <m:t>dt</m:t>
          </m:r>
        </m:oMath>
      </m:oMathPara>
    </w:p>
    <w:p w14:paraId="2E535637" w14:textId="77777777" w:rsidR="00E93413" w:rsidRPr="00655A0C" w:rsidRDefault="00E93413" w:rsidP="00AA3B39">
      <w:pPr>
        <w:spacing w:after="0" w:line="480" w:lineRule="auto"/>
        <w:ind w:left="720" w:firstLine="720"/>
        <w:jc w:val="both"/>
        <w:rPr>
          <w:rFonts w:ascii="Calibri" w:eastAsiaTheme="minorEastAsia" w:hAnsi="Calibri" w:cs="Times New Roman"/>
        </w:rPr>
      </w:pPr>
      <m:oMath>
        <m:r>
          <w:rPr>
            <w:rFonts w:ascii="Cambria Math" w:eastAsia="Times New Roman" w:hAnsi="Cambria Math" w:cs="Times New Roman"/>
          </w:rPr>
          <m:t>+ vf</m:t>
        </m:r>
        <m:d>
          <m:dPr>
            <m:begChr m:val="["/>
            <m:endChr m:val="]"/>
            <m:ctrlPr>
              <w:rPr>
                <w:rFonts w:ascii="Cambria Math" w:eastAsia="Times New Roman" w:hAnsi="Cambria Math" w:cs="Times New Roman"/>
                <w:i/>
              </w:rPr>
            </m:ctrlPr>
          </m:dPr>
          <m:e>
            <m:r>
              <w:rPr>
                <w:rFonts w:ascii="Cambria Math" w:eastAsia="Times New Roman" w:hAnsi="Cambria Math" w:cs="Times New Roman"/>
              </w:rPr>
              <m:t>j-1</m:t>
            </m:r>
          </m:e>
        </m:d>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 rf</m:t>
        </m:r>
        <m:d>
          <m:dPr>
            <m:begChr m:val="["/>
            <m:endChr m:val="]"/>
            <m:ctrlPr>
              <w:rPr>
                <w:rFonts w:ascii="Cambria Math" w:eastAsia="Times New Roman" w:hAnsi="Cambria Math" w:cs="Times New Roman"/>
                <w:i/>
              </w:rPr>
            </m:ctrlPr>
          </m:dPr>
          <m:e>
            <m:r>
              <w:rPr>
                <w:rFonts w:ascii="Cambria Math" w:eastAsia="Times New Roman" w:hAnsi="Cambria Math" w:cs="Times New Roman"/>
              </w:rPr>
              <m:t>j-1</m:t>
            </m:r>
          </m:e>
        </m:d>
        <m:r>
          <w:rPr>
            <w:rFonts w:ascii="Cambria Math" w:eastAsia="Times New Roman" w:hAnsi="Cambria Math" w:cs="Times New Roman"/>
          </w:rPr>
          <m:t>R</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dt+wNI</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w:r w:rsidRPr="00655A0C">
        <w:rPr>
          <w:rFonts w:ascii="Calibri" w:eastAsiaTheme="minorEastAsia" w:hAnsi="Calibri" w:cs="Times New Roman"/>
        </w:rPr>
        <w:t xml:space="preserve"> </w:t>
      </w:r>
    </w:p>
    <w:p w14:paraId="4E1F4B2E" w14:textId="77777777" w:rsidR="00E93413" w:rsidRPr="00655A0C" w:rsidRDefault="00E93413" w:rsidP="00AA3B39">
      <w:pPr>
        <w:spacing w:after="0" w:line="480" w:lineRule="auto"/>
        <w:ind w:left="720"/>
        <w:jc w:val="both"/>
        <w:rPr>
          <w:rFonts w:ascii="Calibri" w:eastAsiaTheme="minorEastAsia" w:hAnsi="Calibri" w:cs="Times New Roman"/>
        </w:rPr>
      </w:pPr>
    </w:p>
    <w:p w14:paraId="2193FD54"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New non-infectious active TB cases</w:t>
      </w:r>
    </w:p>
    <w:p w14:paraId="456A3C48" w14:textId="77777777" w:rsidR="00E93413" w:rsidRPr="00655A0C" w:rsidRDefault="00E93413" w:rsidP="00AA3B39">
      <w:pPr>
        <w:spacing w:after="0" w:line="480"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new_NI</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=λ</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p</m:t>
          </m:r>
          <m:d>
            <m:dPr>
              <m:begChr m:val="["/>
              <m:endChr m:val="]"/>
              <m:ctrlPr>
                <w:rPr>
                  <w:rFonts w:ascii="Cambria Math" w:eastAsia="Times New Roman" w:hAnsi="Cambria Math" w:cs="Times New Roman"/>
                  <w:i/>
                </w:rPr>
              </m:ctrlPr>
            </m:dPr>
            <m:e>
              <m:r>
                <w:rPr>
                  <w:rFonts w:ascii="Cambria Math" w:eastAsia="Times New Roman" w:hAnsi="Cambria Math" w:cs="Times New Roman"/>
                </w:rPr>
                <m:t>j-1</m:t>
              </m:r>
            </m:e>
          </m:d>
          <m:d>
            <m:dPr>
              <m:ctrlPr>
                <w:rPr>
                  <w:rFonts w:ascii="Cambria Math" w:eastAsia="Times New Roman" w:hAnsi="Cambria Math" w:cs="Times New Roman"/>
                  <w:i/>
                </w:rPr>
              </m:ctrlPr>
            </m:dPr>
            <m:e>
              <m:r>
                <w:rPr>
                  <w:rFonts w:ascii="Cambria Math" w:eastAsia="Times New Roman" w:hAnsi="Cambria Math" w:cs="Times New Roman"/>
                </w:rPr>
                <m:t>1-f[j-1]</m:t>
              </m:r>
            </m:e>
          </m:d>
          <m:d>
            <m:dPr>
              <m:ctrlPr>
                <w:rPr>
                  <w:rFonts w:ascii="Cambria Math" w:eastAsia="Times New Roman" w:hAnsi="Cambria Math" w:cs="Times New Roman"/>
                  <w:i/>
                </w:rPr>
              </m:ctrlPr>
            </m:dPr>
            <m:e>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+xL</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 xR</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e>
          </m:d>
          <m:r>
            <w:rPr>
              <w:rFonts w:ascii="Cambria Math" w:eastAsia="Times New Roman" w:hAnsi="Cambria Math" w:cs="Times New Roman"/>
            </w:rPr>
            <m:t>dt</m:t>
          </m:r>
        </m:oMath>
      </m:oMathPara>
    </w:p>
    <w:p w14:paraId="17977BE9" w14:textId="77777777" w:rsidR="00E93413" w:rsidRPr="00655A0C" w:rsidRDefault="00E93413" w:rsidP="00AA3B39">
      <w:pPr>
        <w:spacing w:after="0" w:line="480" w:lineRule="auto"/>
        <w:ind w:left="720"/>
        <w:jc w:val="both"/>
        <w:rPr>
          <w:rFonts w:ascii="Calibri" w:eastAsia="Times New Roman" w:hAnsi="Calibri" w:cs="Times New Roman"/>
          <w:i/>
        </w:rPr>
      </w:pPr>
      <m:oMathPara>
        <m:oMath>
          <m:r>
            <w:rPr>
              <w:rFonts w:ascii="Cambria Math" w:eastAsia="Times New Roman" w:hAnsi="Cambria Math" w:cs="Times New Roman"/>
            </w:rPr>
            <m:t>+ v</m:t>
          </m:r>
          <m:d>
            <m:dPr>
              <m:ctrlPr>
                <w:rPr>
                  <w:rFonts w:ascii="Cambria Math" w:eastAsia="Times New Roman" w:hAnsi="Cambria Math" w:cs="Times New Roman"/>
                  <w:i/>
                </w:rPr>
              </m:ctrlPr>
            </m:dPr>
            <m:e>
              <m:r>
                <w:rPr>
                  <w:rFonts w:ascii="Cambria Math" w:eastAsia="Times New Roman" w:hAnsi="Cambria Math" w:cs="Times New Roman"/>
                </w:rPr>
                <m:t>1-f[j-1]</m:t>
              </m:r>
            </m:e>
          </m:d>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dt+r(1-f[j-1])R</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m:oMathPara>
    </w:p>
    <w:p w14:paraId="297966BF" w14:textId="77777777" w:rsidR="00E93413" w:rsidRPr="00655A0C" w:rsidRDefault="00E93413" w:rsidP="00AA3B39">
      <w:pPr>
        <w:spacing w:after="0" w:line="480" w:lineRule="auto"/>
        <w:jc w:val="both"/>
        <w:rPr>
          <w:rFonts w:ascii="Calibri" w:eastAsia="Times New Roman" w:hAnsi="Calibri" w:cs="Times New Roman"/>
          <w:i/>
        </w:rPr>
      </w:pPr>
    </w:p>
    <w:p w14:paraId="316783B5"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Infectious active TB cases</w:t>
      </w:r>
    </w:p>
    <w:p w14:paraId="6B3473D1" w14:textId="77777777" w:rsidR="00E93413" w:rsidRPr="00655A0C" w:rsidRDefault="00E93413" w:rsidP="00AA3B39">
      <w:pPr>
        <w:spacing w:after="0" w:line="480" w:lineRule="auto"/>
        <w:jc w:val="both"/>
        <w:rPr>
          <w:rFonts w:ascii="Calibri" w:eastAsia="Times New Roman" w:hAnsi="Calibri" w:cs="Times New Roman"/>
          <w:i/>
        </w:rPr>
      </w:pPr>
      <m:oMathPara>
        <m:oMathParaPr>
          <m:jc m:val="left"/>
        </m:oMathParaPr>
        <m:oMath>
          <m:r>
            <w:rPr>
              <w:rFonts w:ascii="Cambria Math" w:eastAsia="Times New Roman" w:hAnsi="Cambria Math" w:cs="Times New Roman"/>
            </w:rPr>
            <m:t>I</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=I</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1-CDR</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r>
                <w:rPr>
                  <w:rFonts w:ascii="Cambria Math" w:eastAsia="Times New Roman" w:hAnsi="Cambria Math" w:cs="Times New Roman"/>
                </w:rPr>
                <m:t>×CoT</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e>
          </m:d>
          <m:r>
            <w:rPr>
              <w:rFonts w:ascii="Cambria Math" w:eastAsia="Times New Roman" w:hAnsi="Cambria Math" w:cs="Times New Roman"/>
            </w:rPr>
            <m:t>new_I</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m:oMathPara>
    </w:p>
    <w:p w14:paraId="564C1A8D" w14:textId="77777777" w:rsidR="00E93413" w:rsidRPr="00655A0C" w:rsidRDefault="00E93413" w:rsidP="00AA3B39">
      <w:pPr>
        <w:spacing w:after="0" w:line="480" w:lineRule="auto"/>
        <w:jc w:val="both"/>
        <w:rPr>
          <w:rFonts w:ascii="Calibri" w:eastAsiaTheme="minorEastAsia" w:hAnsi="Calibri" w:cs="Times New Roman"/>
          <w:i/>
        </w:rPr>
      </w:pPr>
      <w:r w:rsidRPr="00655A0C">
        <w:rPr>
          <w:rFonts w:ascii="Calibri" w:eastAsia="Times New Roman" w:hAnsi="Calibri" w:cs="Times New Roman"/>
          <w:i/>
        </w:rPr>
        <w:tab/>
      </w:r>
      <m:oMath>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n+u</m:t>
            </m:r>
            <m:d>
              <m:dPr>
                <m:begChr m:val="["/>
                <m:endChr m:val="]"/>
                <m:ctrlPr>
                  <w:rPr>
                    <w:rFonts w:ascii="Cambria Math" w:eastAsia="Times New Roman" w:hAnsi="Cambria Math" w:cs="Times New Roman"/>
                    <w:i/>
                  </w:rPr>
                </m:ctrlPr>
              </m:dPr>
              <m:e>
                <m:r>
                  <w:rPr>
                    <w:rFonts w:ascii="Cambria Math" w:eastAsia="Times New Roman" w:hAnsi="Cambria Math" w:cs="Times New Roman"/>
                  </w:rPr>
                  <m:t>j-1</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r>
              <w:rPr>
                <w:rFonts w:ascii="Cambria Math" w:eastAsia="Times New Roman" w:hAnsi="Cambria Math" w:cs="Times New Roman"/>
              </w:rPr>
              <m:t>[j-1]</m:t>
            </m:r>
          </m:e>
        </m:d>
        <m:r>
          <w:rPr>
            <w:rFonts w:ascii="Cambria Math" w:eastAsia="Times New Roman" w:hAnsi="Cambria Math" w:cs="Times New Roman"/>
          </w:rPr>
          <m:t>I</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w:p>
    <w:p w14:paraId="40A3765A" w14:textId="77777777" w:rsidR="00E93413" w:rsidRPr="00655A0C" w:rsidRDefault="00E93413" w:rsidP="00AA3B39">
      <w:pPr>
        <w:spacing w:after="0" w:line="480" w:lineRule="auto"/>
        <w:jc w:val="both"/>
        <w:rPr>
          <w:rFonts w:ascii="Calibri" w:eastAsia="Times New Roman" w:hAnsi="Calibri" w:cs="Times New Roman"/>
          <w:i/>
        </w:rPr>
      </w:pPr>
    </w:p>
    <w:p w14:paraId="5A004072" w14:textId="77777777" w:rsidR="00E93413" w:rsidRPr="00655A0C" w:rsidRDefault="00E93413" w:rsidP="00AA3B39">
      <w:pPr>
        <w:spacing w:after="0" w:line="480" w:lineRule="auto"/>
        <w:jc w:val="both"/>
        <w:rPr>
          <w:rFonts w:ascii="Calibri" w:eastAsiaTheme="minorEastAsia" w:hAnsi="Calibri" w:cs="Times New Roman"/>
          <w:i/>
        </w:rPr>
      </w:pPr>
      <w:r w:rsidRPr="00655A0C">
        <w:rPr>
          <w:rFonts w:ascii="Calibri" w:eastAsia="Times New Roman" w:hAnsi="Calibri" w:cs="Times New Roman"/>
          <w:i/>
        </w:rPr>
        <w:t>Non-infectious active TB cases</w:t>
      </w:r>
    </w:p>
    <w:p w14:paraId="56B548E1" w14:textId="77777777" w:rsidR="00E93413" w:rsidRPr="00655A0C" w:rsidRDefault="00E93413" w:rsidP="00AA3B39">
      <w:pPr>
        <w:spacing w:after="0" w:line="480" w:lineRule="auto"/>
        <w:jc w:val="both"/>
        <w:rPr>
          <w:rFonts w:ascii="Calibri" w:eastAsia="Times New Roman" w:hAnsi="Calibri" w:cs="Times New Roman"/>
          <w:i/>
        </w:rPr>
      </w:pPr>
      <m:oMathPara>
        <m:oMathParaPr>
          <m:jc m:val="left"/>
        </m:oMathParaPr>
        <m:oMath>
          <m:r>
            <w:rPr>
              <w:rFonts w:ascii="Cambria Math" w:eastAsia="Times New Roman" w:hAnsi="Cambria Math" w:cs="Times New Roman"/>
            </w:rPr>
            <m:t>NI</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=NI</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1-e ×CDR</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r>
                <w:rPr>
                  <w:rFonts w:ascii="Cambria Math" w:eastAsia="Times New Roman" w:hAnsi="Cambria Math" w:cs="Times New Roman"/>
                </w:rPr>
                <m:t>×CoT</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e>
          </m:d>
          <m:r>
            <w:rPr>
              <w:rFonts w:ascii="Cambria Math" w:eastAsia="Times New Roman" w:hAnsi="Cambria Math" w:cs="Times New Roman"/>
            </w:rPr>
            <m:t>new_NI</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m:oMathPara>
    </w:p>
    <w:p w14:paraId="03B9B60F"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rPr>
        <w:tab/>
      </w:r>
      <m:oMath>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n+u[j-1]+</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ni</m:t>
                </m:r>
              </m:sub>
            </m:sSub>
            <m:r>
              <w:rPr>
                <w:rFonts w:ascii="Cambria Math" w:eastAsia="Times New Roman" w:hAnsi="Cambria Math" w:cs="Times New Roman"/>
              </w:rPr>
              <m:t>[j-1]+w</m:t>
            </m:r>
          </m:e>
        </m:d>
        <m:r>
          <w:rPr>
            <w:rFonts w:ascii="Cambria Math" w:eastAsia="Times New Roman" w:hAnsi="Cambria Math" w:cs="Times New Roman"/>
          </w:rPr>
          <m:t>NI</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w:p>
    <w:p w14:paraId="068A1A85" w14:textId="77777777" w:rsidR="00E93413" w:rsidRPr="00655A0C" w:rsidRDefault="00E93413" w:rsidP="00AA3B39">
      <w:pPr>
        <w:spacing w:after="0" w:line="480" w:lineRule="auto"/>
        <w:jc w:val="both"/>
        <w:rPr>
          <w:rFonts w:ascii="Calibri" w:eastAsia="Times New Roman" w:hAnsi="Calibri" w:cs="Times New Roman"/>
          <w:i/>
        </w:rPr>
      </w:pPr>
    </w:p>
    <w:p w14:paraId="7B281536"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Recovered</w:t>
      </w:r>
    </w:p>
    <w:p w14:paraId="4BC2C1F6" w14:textId="77777777" w:rsidR="00E93413" w:rsidRPr="00655A0C" w:rsidRDefault="00E93413" w:rsidP="00AA3B39">
      <w:pPr>
        <w:spacing w:after="0" w:line="480" w:lineRule="auto"/>
        <w:jc w:val="both"/>
        <w:rPr>
          <w:rFonts w:ascii="Calibri" w:eastAsia="Times New Roman" w:hAnsi="Calibri" w:cs="Times New Roman"/>
          <w:i/>
        </w:rPr>
      </w:pPr>
      <m:oMathPara>
        <m:oMathParaPr>
          <m:jc m:val="left"/>
        </m:oMathParaPr>
        <m:oMath>
          <m:r>
            <w:rPr>
              <w:rFonts w:ascii="Cambria Math" w:eastAsia="Times New Roman" w:hAnsi="Cambria Math" w:cs="Times New Roman"/>
            </w:rPr>
            <m:t>R</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=R</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I</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+NI</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e>
          </m:d>
          <m:r>
            <w:rPr>
              <w:rFonts w:ascii="Cambria Math" w:eastAsia="Times New Roman" w:hAnsi="Cambria Math" w:cs="Times New Roman"/>
            </w:rPr>
            <m:t>dt</m:t>
          </m:r>
        </m:oMath>
      </m:oMathPara>
    </w:p>
    <w:p w14:paraId="0997D243" w14:textId="77777777" w:rsidR="00E93413" w:rsidRPr="00655A0C" w:rsidRDefault="00E93413" w:rsidP="00AA3B39">
      <w:pPr>
        <w:spacing w:after="0" w:line="480" w:lineRule="auto"/>
        <w:ind w:left="720"/>
        <w:jc w:val="both"/>
        <w:rPr>
          <w:rFonts w:ascii="Calibri" w:eastAsia="Times New Roman" w:hAnsi="Calibri" w:cs="Times New Roman"/>
        </w:rPr>
      </w:pPr>
      <m:oMathPara>
        <m:oMathParaPr>
          <m:jc m:val="left"/>
        </m:oMathParaPr>
        <m:oMath>
          <m:r>
            <w:rPr>
              <w:rFonts w:ascii="Cambria Math" w:eastAsia="Times New Roman" w:hAnsi="Cambria Math" w:cs="Times New Roman"/>
            </w:rPr>
            <m:t>+(CDR</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r>
            <w:rPr>
              <w:rFonts w:ascii="Cambria Math" w:eastAsia="Times New Roman" w:hAnsi="Cambria Math" w:cs="Times New Roman"/>
            </w:rPr>
            <m:t>×CoT</m:t>
          </m:r>
          <m:d>
            <m:dPr>
              <m:begChr m:val="["/>
              <m:endChr m:val="]"/>
              <m:ctrlPr>
                <w:rPr>
                  <w:rFonts w:ascii="Cambria Math" w:eastAsia="Times New Roman" w:hAnsi="Cambria Math" w:cs="Times New Roman"/>
                  <w:i/>
                </w:rPr>
              </m:ctrlPr>
            </m:dPr>
            <m:e>
              <m:r>
                <w:rPr>
                  <w:rFonts w:ascii="Cambria Math" w:eastAsia="Times New Roman" w:hAnsi="Cambria Math" w:cs="Times New Roman"/>
                </w:rPr>
                <m:t>k</m:t>
              </m:r>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new_I</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+e new_NI</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e>
          </m:d>
          <m:r>
            <w:rPr>
              <w:rFonts w:ascii="Cambria Math" w:eastAsia="Times New Roman" w:hAnsi="Cambria Math" w:cs="Times New Roman"/>
            </w:rPr>
            <m:t>dt</m:t>
          </m:r>
        </m:oMath>
      </m:oMathPara>
    </w:p>
    <w:p w14:paraId="206A0A4A" w14:textId="77777777" w:rsidR="00E93413" w:rsidRPr="00655A0C" w:rsidRDefault="00E93413" w:rsidP="00AA3B39">
      <w:pPr>
        <w:spacing w:after="0" w:line="480" w:lineRule="auto"/>
        <w:ind w:left="720"/>
        <w:jc w:val="both"/>
        <w:rPr>
          <w:rFonts w:ascii="Calibri" w:eastAsia="Times New Roman" w:hAnsi="Calibri" w:cs="Times New Roman"/>
          <w:i/>
        </w:rPr>
      </w:pPr>
      <m:oMathPara>
        <m:oMathParaPr>
          <m:jc m:val="left"/>
        </m:oMathParaPr>
        <m:oMath>
          <m:r>
            <w:rPr>
              <w:rFonts w:ascii="Cambria Math" w:eastAsia="Times New Roman" w:hAnsi="Cambria Math" w:cs="Times New Roman"/>
            </w:rPr>
            <m:t>-(r+λ</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x+u[j-1])R[i-1,j-1]dt</m:t>
          </m:r>
        </m:oMath>
      </m:oMathPara>
    </w:p>
    <w:p w14:paraId="1F198A55" w14:textId="77777777" w:rsidR="00E93413" w:rsidRPr="00655A0C" w:rsidRDefault="00E93413" w:rsidP="00AA3B39">
      <w:pPr>
        <w:spacing w:after="0" w:line="480" w:lineRule="auto"/>
        <w:ind w:left="720"/>
        <w:jc w:val="both"/>
        <w:rPr>
          <w:rFonts w:ascii="Calibri" w:eastAsiaTheme="minorEastAsia" w:hAnsi="Calibri" w:cs="Times New Roman"/>
          <w:i/>
        </w:rPr>
      </w:pP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R</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r>
          <w:rPr>
            <w:rFonts w:ascii="Cambria Math" w:eastAsia="Times New Roman" w:hAnsi="Cambria Math" w:cs="Times New Roman"/>
          </w:rPr>
          <m:t>R</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oMath>
      <w:r w:rsidRPr="00655A0C">
        <w:rPr>
          <w:rFonts w:ascii="Calibri" w:eastAsiaTheme="minorEastAsia" w:hAnsi="Calibri" w:cs="Times New Roman"/>
          <w:i/>
        </w:rPr>
        <w:t xml:space="preserve"> </w:t>
      </w:r>
      <w:r w:rsidRPr="00655A0C">
        <w:rPr>
          <w:rFonts w:ascii="Calibri" w:eastAsia="Times New Roman" w:hAnsi="Calibri" w:cs="Times New Roman"/>
        </w:rPr>
        <w:br/>
      </w:r>
      <m:oMathPara>
        <m:oMathParaPr>
          <m:jc m:val="left"/>
        </m:oMathParaPr>
        <m:oMath>
          <m:r>
            <w:rPr>
              <w:rFonts w:ascii="Cambria Math" w:eastAsia="Times New Roman" w:hAnsi="Cambria Math" w:cs="Times New Roman"/>
            </w:rPr>
            <m:t>+d</m:t>
          </m:r>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d>
            <m:dPr>
              <m:ctrlPr>
                <w:rPr>
                  <w:rFonts w:ascii="Cambria Math" w:eastAsia="Times New Roman" w:hAnsi="Cambria Math" w:cs="Times New Roman"/>
                  <w:i/>
                </w:rPr>
              </m:ctrlPr>
            </m:dPr>
            <m:e>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R</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e>
          </m:d>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oMath>
      </m:oMathPara>
    </w:p>
    <w:p w14:paraId="31DCA35D" w14:textId="77777777" w:rsidR="00E93413" w:rsidRPr="00655A0C" w:rsidRDefault="00E93413" w:rsidP="00AA3B39">
      <w:pPr>
        <w:spacing w:after="0" w:line="480" w:lineRule="auto"/>
        <w:ind w:left="720"/>
        <w:jc w:val="both"/>
        <w:rPr>
          <w:rFonts w:ascii="Calibri" w:eastAsia="Times New Roman" w:hAnsi="Calibri" w:cs="Times New Roman"/>
          <w:i/>
        </w:rPr>
      </w:pPr>
    </w:p>
    <w:p w14:paraId="7874015F" w14:textId="77777777" w:rsidR="00E93413" w:rsidRPr="00655A0C" w:rsidRDefault="00E93413" w:rsidP="00AA3B39">
      <w:pPr>
        <w:spacing w:after="0" w:line="480" w:lineRule="auto"/>
        <w:jc w:val="both"/>
        <w:rPr>
          <w:rFonts w:ascii="Calibri" w:eastAsia="Times New Roman" w:hAnsi="Calibri" w:cs="Times New Roman"/>
          <w:i/>
        </w:rPr>
      </w:pPr>
    </w:p>
    <w:p w14:paraId="15658A82" w14:textId="77777777" w:rsidR="00E93413" w:rsidRPr="00655A0C" w:rsidRDefault="00E93413" w:rsidP="00AA3B39">
      <w:pPr>
        <w:spacing w:after="0" w:line="480" w:lineRule="auto"/>
        <w:jc w:val="both"/>
        <w:rPr>
          <w:rFonts w:ascii="Calibri" w:eastAsia="Times New Roman" w:hAnsi="Calibri" w:cs="Times New Roman"/>
          <w:i/>
        </w:rPr>
      </w:pPr>
    </w:p>
    <w:p w14:paraId="737F4D67" w14:textId="77777777" w:rsidR="00E93413" w:rsidRPr="00655A0C" w:rsidRDefault="00E93413" w:rsidP="00AA3B39">
      <w:pPr>
        <w:spacing w:after="0" w:line="480" w:lineRule="auto"/>
        <w:jc w:val="both"/>
        <w:rPr>
          <w:rFonts w:ascii="Calibri" w:eastAsia="Times New Roman" w:hAnsi="Calibri" w:cs="Times New Roman"/>
          <w:b/>
        </w:rPr>
      </w:pPr>
      <w:r w:rsidRPr="00655A0C">
        <w:rPr>
          <w:rFonts w:ascii="Calibri" w:eastAsia="Times New Roman" w:hAnsi="Calibri" w:cs="Times New Roman"/>
          <w:b/>
        </w:rPr>
        <w:t xml:space="preserve">Vaccinated </w:t>
      </w:r>
    </w:p>
    <w:p w14:paraId="75C960C0" w14:textId="77777777" w:rsidR="00E93413" w:rsidRPr="00655A0C" w:rsidRDefault="00E93413" w:rsidP="00AA3B39">
      <w:pPr>
        <w:spacing w:after="0" w:line="480" w:lineRule="auto"/>
        <w:jc w:val="both"/>
        <w:rPr>
          <w:rFonts w:ascii="Calibri" w:eastAsiaTheme="minorEastAsia" w:hAnsi="Calibri" w:cs="Times New Roman"/>
        </w:rPr>
      </w:pPr>
      <w:r w:rsidRPr="00655A0C">
        <w:rPr>
          <w:rFonts w:ascii="Calibri" w:eastAsia="Times New Roman" w:hAnsi="Calibri" w:cs="Times New Roman"/>
        </w:rPr>
        <w:t xml:space="preserve">Mechanism of action can be altered by changing values of </w:t>
      </w:r>
      <m:oMath>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S</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L</m:t>
            </m:r>
          </m:sub>
        </m:sSub>
        <m:r>
          <w:rPr>
            <w:rFonts w:ascii="Cambria Math" w:eastAsia="Times New Roman" w:hAnsi="Cambria Math" w:cs="Times New Roman"/>
          </w:rPr>
          <m:t xml:space="preserve"> </m:t>
        </m:r>
        <m:r>
          <m:rPr>
            <m:sty m:val="p"/>
          </m:rPr>
          <w:rPr>
            <w:rFonts w:ascii="Cambria Math" w:eastAsia="Times New Roman" w:hAnsi="Cambria Math" w:cs="Times New Roman"/>
          </w:rPr>
          <m:t>or</m:t>
        </m:r>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R</m:t>
            </m:r>
          </m:sub>
        </m:sSub>
      </m:oMath>
      <w:r w:rsidRPr="00655A0C">
        <w:rPr>
          <w:rFonts w:ascii="Calibri" w:eastAsiaTheme="minorEastAsia" w:hAnsi="Calibri" w:cs="Times New Roman"/>
        </w:rPr>
        <w:t>. Pre-</w:t>
      </w:r>
      <w:r w:rsidR="007015CE">
        <w:rPr>
          <w:rFonts w:ascii="Calibri" w:eastAsiaTheme="minorEastAsia" w:hAnsi="Calibri" w:cs="Times New Roman"/>
        </w:rPr>
        <w:t>infection</w:t>
      </w:r>
      <w:r w:rsidRPr="00655A0C">
        <w:rPr>
          <w:rFonts w:ascii="Calibri" w:eastAsiaTheme="minorEastAsia" w:hAnsi="Calibri" w:cs="Times New Roman"/>
        </w:rPr>
        <w:t xml:space="preserve"> vaccine will only contain non-zero values for </w:t>
      </w:r>
      <m:oMath>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S</m:t>
            </m:r>
          </m:sub>
        </m:sSub>
        <m:r>
          <w:rPr>
            <w:rFonts w:ascii="Cambria Math" w:eastAsia="Times New Roman" w:hAnsi="Cambria Math" w:cs="Times New Roman"/>
          </w:rPr>
          <m:t xml:space="preserve">. </m:t>
        </m:r>
      </m:oMath>
      <w:r w:rsidRPr="00655A0C">
        <w:rPr>
          <w:rFonts w:ascii="Calibri" w:eastAsiaTheme="minorEastAsia" w:hAnsi="Calibri" w:cs="Times New Roman"/>
        </w:rPr>
        <w:t xml:space="preserve"> Whereas the post-</w:t>
      </w:r>
      <w:r w:rsidR="007015CE">
        <w:rPr>
          <w:rFonts w:ascii="Calibri" w:eastAsiaTheme="minorEastAsia" w:hAnsi="Calibri" w:cs="Times New Roman"/>
        </w:rPr>
        <w:t>infection</w:t>
      </w:r>
      <w:r w:rsidRPr="00655A0C">
        <w:rPr>
          <w:rFonts w:ascii="Calibri" w:eastAsiaTheme="minorEastAsia" w:hAnsi="Calibri" w:cs="Times New Roman"/>
        </w:rPr>
        <w:t xml:space="preserve"> vaccine will contain non-zero values for </w:t>
      </w:r>
      <m:oMath>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L</m:t>
            </m:r>
          </m:sub>
        </m:sSub>
        <m:r>
          <w:rPr>
            <w:rFonts w:ascii="Cambria Math" w:eastAsia="Times New Roman" w:hAnsi="Cambria Math" w:cs="Times New Roman"/>
          </w:rPr>
          <m:t xml:space="preserve"> </m:t>
        </m:r>
        <m:r>
          <m:rPr>
            <m:sty m:val="p"/>
          </m:rPr>
          <w:rPr>
            <w:rFonts w:ascii="Cambria Math" w:eastAsia="Times New Roman" w:hAnsi="Cambria Math" w:cs="Times New Roman"/>
          </w:rPr>
          <m:t>and</m:t>
        </m:r>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R</m:t>
            </m:r>
          </m:sub>
        </m:sSub>
      </m:oMath>
      <w:r w:rsidRPr="00655A0C">
        <w:rPr>
          <w:rFonts w:ascii="Calibri" w:eastAsiaTheme="minorEastAsia" w:hAnsi="Calibri" w:cs="Times New Roman"/>
        </w:rPr>
        <w:t xml:space="preserve">, and for </w:t>
      </w:r>
      <m:oMath>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S</m:t>
            </m:r>
          </m:sub>
        </m:sSub>
        <m:r>
          <w:rPr>
            <w:rFonts w:ascii="Cambria Math" w:eastAsia="Times New Roman" w:hAnsi="Cambria Math" w:cs="Times New Roman"/>
          </w:rPr>
          <m:t xml:space="preserve"> </m:t>
        </m:r>
      </m:oMath>
      <w:r w:rsidRPr="00655A0C">
        <w:rPr>
          <w:rFonts w:ascii="Calibri" w:eastAsiaTheme="minorEastAsia" w:hAnsi="Calibri" w:cs="Times New Roman"/>
        </w:rPr>
        <w:t>will depend on whether vaccine provides no protection, reduced protection, or full protection to susceptibles.</w:t>
      </w:r>
    </w:p>
    <w:p w14:paraId="49919B2A" w14:textId="77777777" w:rsidR="00E93413" w:rsidRPr="00655A0C" w:rsidRDefault="00E93413" w:rsidP="00AA3B39">
      <w:pPr>
        <w:spacing w:after="0" w:line="480" w:lineRule="auto"/>
        <w:jc w:val="both"/>
        <w:rPr>
          <w:rFonts w:ascii="Calibri" w:eastAsia="Times New Roman" w:hAnsi="Calibri" w:cs="Times New Roman"/>
        </w:rPr>
      </w:pPr>
    </w:p>
    <w:p w14:paraId="71FA6602"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TB Susceptibles</w:t>
      </w:r>
    </w:p>
    <w:p w14:paraId="2E284D12" w14:textId="77777777" w:rsidR="00E93413" w:rsidRPr="00655A0C" w:rsidRDefault="009334AC" w:rsidP="00AA3B39">
      <w:pPr>
        <w:spacing w:after="0" w:line="480" w:lineRule="auto"/>
        <w:jc w:val="both"/>
        <w:rPr>
          <w:rFonts w:ascii="Calibri" w:eastAsia="Times New Roman" w:hAnsi="Calibri" w:cs="Times New Roman"/>
          <w:i/>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S</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r>
            <w:rPr>
              <w:rFonts w:ascii="Cambria Math" w:eastAsia="Times New Roman" w:hAnsi="Cambria Math" w:cs="Times New Roman"/>
            </w:rPr>
            <m:t>S</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oMath>
      </m:oMathPara>
    </w:p>
    <w:p w14:paraId="5B216635"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lastRenderedPageBreak/>
        <w:tab/>
      </w:r>
      <m:oMath>
        <m:r>
          <w:rPr>
            <w:rFonts w:ascii="Cambria Math" w:eastAsia="Times New Roman" w:hAnsi="Cambria Math" w:cs="Times New Roman"/>
          </w:rPr>
          <m:t>-λ[i-1,j-1]</m:t>
        </m:r>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dt-u[j-1]</m:t>
        </m:r>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w:p>
    <w:p w14:paraId="2B5AE1B6"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ab/>
      </w:r>
      <m:oMath>
        <m:r>
          <w:rPr>
            <w:rFonts w:ascii="Cambria Math" w:eastAsia="Times New Roman" w:hAnsi="Cambria Math" w:cs="Times New Roman"/>
          </w:rPr>
          <m:t>-d[k,j]</m:t>
        </m:r>
        <m:d>
          <m:dPr>
            <m:ctrlPr>
              <w:rPr>
                <w:rFonts w:ascii="Cambria Math" w:eastAsia="Times New Roman" w:hAnsi="Cambria Math" w:cs="Times New Roman"/>
                <w:i/>
              </w:rPr>
            </m:ctrlPr>
          </m:dPr>
          <m:e>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S</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e>
        </m:d>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oMath>
    </w:p>
    <w:p w14:paraId="5891D084" w14:textId="77777777" w:rsidR="00E93413" w:rsidRPr="00655A0C" w:rsidRDefault="00E93413" w:rsidP="00AA3B39">
      <w:pPr>
        <w:spacing w:after="0" w:line="480" w:lineRule="auto"/>
        <w:jc w:val="both"/>
        <w:rPr>
          <w:rFonts w:ascii="Calibri" w:eastAsia="Times New Roman" w:hAnsi="Calibri" w:cs="Times New Roman"/>
          <w:b/>
        </w:rPr>
      </w:pPr>
    </w:p>
    <w:p w14:paraId="6CF94A24"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 xml:space="preserve">Latent </w:t>
      </w:r>
    </w:p>
    <w:p w14:paraId="329E4063" w14:textId="77777777" w:rsidR="00E93413" w:rsidRPr="00655A0C" w:rsidRDefault="009334AC" w:rsidP="00AA3B39">
      <w:pPr>
        <w:spacing w:after="0" w:line="480" w:lineRule="auto"/>
        <w:jc w:val="both"/>
        <w:rPr>
          <w:rFonts w:ascii="Calibri" w:eastAsiaTheme="minorEastAsia" w:hAnsi="Calibri" w:cs="Times New Roman"/>
          <w:i/>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L</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k-1,j-1</m:t>
              </m:r>
            </m:e>
          </m:d>
          <m:r>
            <w:rPr>
              <w:rFonts w:ascii="Cambria Math" w:eastAsia="Times New Roman" w:hAnsi="Cambria Math" w:cs="Times New Roman"/>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oMath>
      </m:oMathPara>
    </w:p>
    <w:p w14:paraId="7C18F2CC" w14:textId="77777777" w:rsidR="00E93413" w:rsidRPr="00655A0C" w:rsidRDefault="00E93413" w:rsidP="00AA3B39">
      <w:pPr>
        <w:spacing w:after="0" w:line="480" w:lineRule="auto"/>
        <w:ind w:left="720" w:firstLine="720"/>
        <w:jc w:val="both"/>
        <w:rPr>
          <w:rFonts w:ascii="Calibri" w:eastAsia="Times New Roman" w:hAnsi="Calibri" w:cs="Times New Roman"/>
          <w:i/>
        </w:rPr>
      </w:pPr>
      <m:oMathPara>
        <m:oMathParaPr>
          <m:jc m:val="left"/>
        </m:oMathParaPr>
        <m:oMath>
          <m:r>
            <w:rPr>
              <w:rFonts w:ascii="Cambria Math" w:eastAsia="Times New Roman" w:hAnsi="Cambria Math" w:cs="Times New Roman"/>
            </w:rPr>
            <m:t>+ λ</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m:oMathPara>
    </w:p>
    <w:p w14:paraId="64277E55" w14:textId="77777777" w:rsidR="00E93413" w:rsidRPr="00655A0C" w:rsidRDefault="00E93413" w:rsidP="00AA3B39">
      <w:pPr>
        <w:spacing w:after="0" w:line="480" w:lineRule="auto"/>
        <w:jc w:val="both"/>
        <w:rPr>
          <w:rFonts w:ascii="Calibri" w:eastAsiaTheme="minorEastAsia" w:hAnsi="Calibri" w:cs="Times New Roman"/>
          <w:i/>
        </w:rPr>
      </w:pPr>
      <w:r w:rsidRPr="00655A0C">
        <w:rPr>
          <w:rFonts w:ascii="Calibri" w:eastAsia="Times New Roman" w:hAnsi="Calibri" w:cs="Times New Roman"/>
          <w:i/>
        </w:rPr>
        <w:tab/>
      </w:r>
      <m:oMath>
        <m:r>
          <w:rPr>
            <w:rFonts w:ascii="Cambria Math" w:eastAsia="Times New Roman" w:hAnsi="Cambria Math" w:cs="Times New Roman"/>
          </w:rPr>
          <m:t>- u[j-1]</m:t>
        </m:r>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dt-d[k,j]</m:t>
        </m:r>
        <m:d>
          <m:dPr>
            <m:ctrlPr>
              <w:rPr>
                <w:rFonts w:ascii="Cambria Math" w:eastAsia="Times New Roman" w:hAnsi="Cambria Math" w:cs="Times New Roman"/>
                <w:i/>
              </w:rPr>
            </m:ctrlPr>
          </m:dPr>
          <m:e>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L</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e>
        </m:d>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oMath>
    </w:p>
    <w:p w14:paraId="5A267764" w14:textId="77777777" w:rsidR="00E93413" w:rsidRPr="00655A0C" w:rsidRDefault="00E93413" w:rsidP="00AA3B39">
      <w:pPr>
        <w:spacing w:after="0" w:line="480" w:lineRule="auto"/>
        <w:jc w:val="both"/>
        <w:rPr>
          <w:rFonts w:ascii="Calibri" w:eastAsia="Times New Roman" w:hAnsi="Calibri" w:cs="Times New Roman"/>
          <w:i/>
        </w:rPr>
      </w:pPr>
    </w:p>
    <w:p w14:paraId="10BF227B"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Recovered</w:t>
      </w:r>
    </w:p>
    <w:p w14:paraId="0F9A726C" w14:textId="77777777" w:rsidR="00E93413" w:rsidRPr="00655A0C" w:rsidRDefault="009334AC" w:rsidP="00AA3B39">
      <w:pPr>
        <w:spacing w:after="0" w:line="480" w:lineRule="auto"/>
        <w:jc w:val="both"/>
        <w:rPr>
          <w:rFonts w:ascii="Calibri" w:eastAsia="Times New Roman" w:hAnsi="Calibri" w:cs="Times New Roman"/>
          <w:i/>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R</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r>
            <w:rPr>
              <w:rFonts w:ascii="Cambria Math" w:eastAsia="Times New Roman" w:hAnsi="Cambria Math" w:cs="Times New Roman"/>
            </w:rPr>
            <m:t>R</m:t>
          </m:r>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-xλ[i-1,j-1]</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m:t>
          </m:r>
        </m:oMath>
      </m:oMathPara>
    </w:p>
    <w:p w14:paraId="33245361" w14:textId="77777777" w:rsidR="00E93413" w:rsidRPr="00655A0C" w:rsidRDefault="00E93413" w:rsidP="00AA3B39">
      <w:pPr>
        <w:spacing w:after="0" w:line="480" w:lineRule="auto"/>
        <w:jc w:val="both"/>
        <w:rPr>
          <w:rFonts w:ascii="Calibri" w:eastAsia="Times New Roman" w:hAnsi="Calibri" w:cs="Times New Roman"/>
          <w:i/>
        </w:rPr>
      </w:pPr>
      <w:r w:rsidRPr="00655A0C">
        <w:rPr>
          <w:rFonts w:ascii="Calibri" w:eastAsia="Times New Roman" w:hAnsi="Calibri" w:cs="Times New Roman"/>
          <w:i/>
        </w:rPr>
        <w:tab/>
      </w:r>
      <m:oMath>
        <m:r>
          <w:rPr>
            <w:rFonts w:ascii="Cambria Math" w:eastAsia="Times New Roman" w:hAnsi="Cambria Math" w:cs="Times New Roman"/>
          </w:rPr>
          <m:t>-u[j-1]</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dt-d[k,j]</m:t>
        </m:r>
        <m:d>
          <m:dPr>
            <m:ctrlPr>
              <w:rPr>
                <w:rFonts w:ascii="Cambria Math" w:eastAsia="Times New Roman" w:hAnsi="Cambria Math" w:cs="Times New Roman"/>
                <w:i/>
              </w:rPr>
            </m:ctrlPr>
          </m:dPr>
          <m:e>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R</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k,j</m:t>
                </m:r>
              </m:e>
            </m:d>
          </m:e>
        </m:d>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V</m:t>
            </m:r>
          </m:sub>
        </m:sSub>
        <m:d>
          <m:dPr>
            <m:begChr m:val="["/>
            <m:endChr m:val="]"/>
            <m:ctrlPr>
              <w:rPr>
                <w:rFonts w:ascii="Cambria Math" w:eastAsia="Times New Roman" w:hAnsi="Cambria Math" w:cs="Times New Roman"/>
                <w:i/>
              </w:rPr>
            </m:ctrlPr>
          </m:dPr>
          <m:e>
            <m:r>
              <w:rPr>
                <w:rFonts w:ascii="Cambria Math" w:eastAsia="Times New Roman" w:hAnsi="Cambria Math" w:cs="Times New Roman"/>
              </w:rPr>
              <m:t>i-1,j-1</m:t>
            </m:r>
          </m:e>
        </m:d>
        <m:r>
          <w:rPr>
            <w:rFonts w:ascii="Cambria Math" w:eastAsia="Times New Roman" w:hAnsi="Cambria Math" w:cs="Times New Roman"/>
          </w:rPr>
          <m:t xml:space="preserve"> </m:t>
        </m:r>
      </m:oMath>
    </w:p>
    <w:p w14:paraId="139F8848" w14:textId="77777777" w:rsidR="00E93413" w:rsidRPr="00655A0C" w:rsidRDefault="00E93413" w:rsidP="00AA3B39">
      <w:pPr>
        <w:spacing w:after="0" w:line="480" w:lineRule="auto"/>
        <w:jc w:val="both"/>
        <w:rPr>
          <w:rFonts w:ascii="Calibri" w:eastAsia="Times New Roman" w:hAnsi="Calibri" w:cs="Times New Roman"/>
          <w:b/>
        </w:rPr>
      </w:pPr>
    </w:p>
    <w:p w14:paraId="6A3BF60A" w14:textId="77777777" w:rsidR="00E93413" w:rsidRPr="00655A0C" w:rsidRDefault="00E93413" w:rsidP="00AA3B39">
      <w:pPr>
        <w:spacing w:after="0" w:line="480" w:lineRule="auto"/>
        <w:jc w:val="both"/>
        <w:rPr>
          <w:rFonts w:ascii="Calibri" w:eastAsia="Times New Roman" w:hAnsi="Calibri" w:cs="Times New Roman"/>
          <w:b/>
        </w:rPr>
      </w:pPr>
    </w:p>
    <w:p w14:paraId="195ACD34" w14:textId="77777777" w:rsidR="00E93413" w:rsidRPr="00655A0C" w:rsidRDefault="00E93413" w:rsidP="00AA3B39">
      <w:pPr>
        <w:spacing w:after="0" w:line="480" w:lineRule="auto"/>
        <w:jc w:val="both"/>
        <w:rPr>
          <w:rFonts w:ascii="Calibri" w:eastAsia="Times New Roman" w:hAnsi="Calibri" w:cs="Times New Roman"/>
        </w:rPr>
      </w:pPr>
      <w:r w:rsidRPr="00655A0C">
        <w:rPr>
          <w:rFonts w:ascii="Calibri" w:eastAsia="Times New Roman" w:hAnsi="Calibri" w:cs="Times New Roman"/>
        </w:rPr>
        <w:t>The pre-</w:t>
      </w:r>
      <w:r w:rsidR="007015CE">
        <w:rPr>
          <w:rFonts w:ascii="Calibri" w:eastAsia="Times New Roman" w:hAnsi="Calibri" w:cs="Times New Roman"/>
        </w:rPr>
        <w:t>infection</w:t>
      </w:r>
      <w:r w:rsidRPr="00655A0C">
        <w:rPr>
          <w:rFonts w:ascii="Calibri" w:eastAsia="Times New Roman" w:hAnsi="Calibri" w:cs="Times New Roman"/>
        </w:rPr>
        <w:t xml:space="preserve"> vaccine will be modelled setting </w:t>
      </w:r>
      <m:oMath>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L</m:t>
            </m:r>
          </m:sub>
        </m:sSub>
      </m:oMath>
      <w:r w:rsidRPr="00655A0C">
        <w:rPr>
          <w:rFonts w:ascii="Calibri" w:eastAsiaTheme="minorEastAsia" w:hAnsi="Calibri"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R</m:t>
            </m:r>
          </m:sub>
        </m:sSub>
      </m:oMath>
      <w:r w:rsidRPr="00655A0C">
        <w:rPr>
          <w:rFonts w:ascii="Calibri" w:eastAsiaTheme="minorEastAsia" w:hAnsi="Calibri" w:cs="Times New Roman"/>
        </w:rPr>
        <w:t xml:space="preserve"> to zero so that no vaccination of recovered can occur, and vaccinated latents can only arise from infection of vaccinated susceptibles. </w:t>
      </w:r>
    </w:p>
    <w:p w14:paraId="4B7F0920" w14:textId="77777777" w:rsidR="00E93413" w:rsidRPr="00655A0C" w:rsidRDefault="00E93413" w:rsidP="00AA3B39">
      <w:pPr>
        <w:spacing w:after="0" w:line="480" w:lineRule="auto"/>
        <w:jc w:val="both"/>
        <w:rPr>
          <w:rFonts w:ascii="Calibri" w:eastAsia="Times New Roman" w:hAnsi="Calibri" w:cs="Times New Roman"/>
        </w:rPr>
      </w:pPr>
    </w:p>
    <w:p w14:paraId="638DE42B" w14:textId="77777777" w:rsidR="00E93413" w:rsidRDefault="00E93413" w:rsidP="00AA3B39">
      <w:pPr>
        <w:spacing w:after="0" w:line="480" w:lineRule="auto"/>
        <w:jc w:val="both"/>
        <w:rPr>
          <w:rFonts w:ascii="Calibri" w:eastAsia="Times New Roman" w:hAnsi="Calibri" w:cs="Times New Roman"/>
        </w:rPr>
      </w:pPr>
      <w:r>
        <w:rPr>
          <w:rFonts w:ascii="Calibri" w:eastAsia="Times New Roman" w:hAnsi="Calibri" w:cs="Times New Roman"/>
        </w:rPr>
        <w:t>The</w:t>
      </w:r>
      <w:r w:rsidRPr="00655A0C">
        <w:rPr>
          <w:rFonts w:ascii="Calibri" w:eastAsia="Times New Roman" w:hAnsi="Calibri" w:cs="Times New Roman"/>
        </w:rPr>
        <w:t xml:space="preserve"> post-</w:t>
      </w:r>
      <w:r w:rsidR="007015CE">
        <w:rPr>
          <w:rFonts w:ascii="Calibri" w:eastAsia="Times New Roman" w:hAnsi="Calibri" w:cs="Times New Roman"/>
        </w:rPr>
        <w:t>infection</w:t>
      </w:r>
      <w:r w:rsidRPr="00655A0C">
        <w:rPr>
          <w:rFonts w:ascii="Calibri" w:eastAsia="Times New Roman" w:hAnsi="Calibri" w:cs="Times New Roman"/>
        </w:rPr>
        <w:t xml:space="preserve"> </w:t>
      </w:r>
      <w:r>
        <w:rPr>
          <w:rFonts w:ascii="Calibri" w:eastAsia="Times New Roman" w:hAnsi="Calibri" w:cs="Times New Roman"/>
        </w:rPr>
        <w:t xml:space="preserve">vaccine will be modelled as a ‘mixed effects’ vaccine, meaning it will be </w:t>
      </w:r>
      <w:r w:rsidRPr="00655A0C">
        <w:rPr>
          <w:rFonts w:ascii="Calibri" w:eastAsia="Times New Roman" w:hAnsi="Calibri" w:cs="Times New Roman"/>
        </w:rPr>
        <w:t xml:space="preserve">equally effective in all </w:t>
      </w:r>
      <w:r>
        <w:rPr>
          <w:rFonts w:ascii="Calibri" w:eastAsia="Times New Roman" w:hAnsi="Calibri" w:cs="Times New Roman"/>
        </w:rPr>
        <w:t xml:space="preserve">model </w:t>
      </w:r>
      <w:r w:rsidRPr="00655A0C">
        <w:rPr>
          <w:rFonts w:ascii="Calibri" w:eastAsia="Times New Roman" w:hAnsi="Calibri" w:cs="Times New Roman"/>
        </w:rPr>
        <w:t>classes without active TB (</w:t>
      </w:r>
      <w:r>
        <w:rPr>
          <w:rFonts w:ascii="Calibri" w:eastAsia="Times New Roman" w:hAnsi="Calibri" w:cs="Times New Roman"/>
        </w:rPr>
        <w:t xml:space="preserve">i.e. </w:t>
      </w:r>
      <w:r w:rsidRPr="00655A0C">
        <w:rPr>
          <w:rFonts w:ascii="Calibri" w:eastAsia="Times New Roman" w:hAnsi="Calibri" w:cs="Times New Roman"/>
        </w:rPr>
        <w:t>susceptible, latent and recovered)</w:t>
      </w:r>
      <w:r>
        <w:rPr>
          <w:rFonts w:ascii="Calibri" w:eastAsia="Times New Roman" w:hAnsi="Calibri" w:cs="Times New Roman"/>
        </w:rPr>
        <w:t>. In the future, reducing VE in the susceptible class (</w:t>
      </w:r>
      <m:oMath>
        <m:sSub>
          <m:sSubPr>
            <m:ctrlPr>
              <w:rPr>
                <w:rFonts w:ascii="Cambria Math" w:eastAsia="Times New Roman" w:hAnsi="Cambria Math" w:cs="Times New Roman"/>
                <w:i/>
              </w:rPr>
            </m:ctrlPr>
          </m:sSubPr>
          <m:e>
            <m:r>
              <w:rPr>
                <w:rFonts w:ascii="Cambria Math" w:eastAsia="Times New Roman" w:hAnsi="Cambria Math" w:cs="Times New Roman"/>
              </w:rPr>
              <m:t>θ</m:t>
            </m:r>
          </m:e>
          <m:sub>
            <m:r>
              <w:rPr>
                <w:rFonts w:ascii="Cambria Math" w:eastAsia="Times New Roman" w:hAnsi="Cambria Math" w:cs="Times New Roman"/>
              </w:rPr>
              <m:t>S</m:t>
            </m:r>
          </m:sub>
        </m:sSub>
        <m:r>
          <w:rPr>
            <w:rFonts w:ascii="Cambria Math" w:eastAsia="Times New Roman" w:hAnsi="Cambria Math" w:cs="Times New Roman"/>
          </w:rPr>
          <m:t>)</m:t>
        </m:r>
      </m:oMath>
      <w:r>
        <w:rPr>
          <w:rFonts w:ascii="Calibri" w:eastAsia="Times New Roman" w:hAnsi="Calibri" w:cs="Times New Roman"/>
        </w:rPr>
        <w:t xml:space="preserve"> may be explored to reflect the possibility of decreased vaccine efficacy in populations not primed by previous infection.</w:t>
      </w:r>
    </w:p>
    <w:p w14:paraId="557733C4" w14:textId="77777777" w:rsidR="00E93413" w:rsidRDefault="00E93413" w:rsidP="00AA3B39">
      <w:pPr>
        <w:spacing w:line="480" w:lineRule="auto"/>
        <w:rPr>
          <w:rFonts w:ascii="Calibri" w:eastAsia="Times New Roman" w:hAnsi="Calibri" w:cs="Times New Roman"/>
        </w:rPr>
      </w:pPr>
      <w:r>
        <w:rPr>
          <w:rFonts w:ascii="Calibri" w:eastAsia="Times New Roman" w:hAnsi="Calibri" w:cs="Times New Roman"/>
        </w:rPr>
        <w:br w:type="page"/>
      </w:r>
    </w:p>
    <w:p w14:paraId="5909C07E" w14:textId="77777777" w:rsidR="00177F3F" w:rsidRPr="00655A0C" w:rsidRDefault="00177F3F" w:rsidP="00AA3B39">
      <w:pPr>
        <w:pStyle w:val="Heading5"/>
        <w:numPr>
          <w:ilvl w:val="0"/>
          <w:numId w:val="0"/>
        </w:numPr>
        <w:spacing w:line="480" w:lineRule="auto"/>
      </w:pPr>
      <w:r>
        <w:lastRenderedPageBreak/>
        <w:t xml:space="preserve">Appendix </w:t>
      </w:r>
      <w:r w:rsidR="00E93413">
        <w:t>C</w:t>
      </w:r>
      <w:r>
        <w:t>.</w:t>
      </w:r>
      <w:r w:rsidRPr="00655A0C">
        <w:t xml:space="preserve"> Model Parameters</w:t>
      </w:r>
      <w:r>
        <w:t xml:space="preserve"> and Data Sources</w:t>
      </w:r>
    </w:p>
    <w:p w14:paraId="662A76E4" w14:textId="77777777" w:rsidR="00FD56FD" w:rsidRPr="006F05ED" w:rsidRDefault="00FD56FD" w:rsidP="00AA3B39">
      <w:pPr>
        <w:spacing w:line="480" w:lineRule="auto"/>
        <w:rPr>
          <w:rFonts w:cstheme="minorHAnsi"/>
        </w:rPr>
      </w:pPr>
      <w:r w:rsidRPr="006F05ED">
        <w:rPr>
          <w:rFonts w:cstheme="minorHAnsi"/>
        </w:rPr>
        <w:t>Justification of selection and sources for natural history and interventional parameters are described below.</w:t>
      </w:r>
    </w:p>
    <w:p w14:paraId="061FEFDC" w14:textId="77777777" w:rsidR="00FD56FD" w:rsidRPr="006F05ED" w:rsidRDefault="00FD56FD" w:rsidP="00AA3B39">
      <w:pPr>
        <w:pStyle w:val="Heading4"/>
        <w:numPr>
          <w:ilvl w:val="3"/>
          <w:numId w:val="4"/>
        </w:numPr>
        <w:spacing w:line="480" w:lineRule="auto"/>
        <w:ind w:left="0" w:firstLine="0"/>
        <w:rPr>
          <w:rFonts w:asciiTheme="minorHAnsi" w:hAnsiTheme="minorHAnsi" w:cstheme="minorHAnsi"/>
        </w:rPr>
      </w:pPr>
      <w:bookmarkStart w:id="27" w:name="_Ref266030963"/>
      <w:r w:rsidRPr="006F05ED">
        <w:rPr>
          <w:rFonts w:asciiTheme="minorHAnsi" w:hAnsiTheme="minorHAnsi" w:cstheme="minorHAnsi"/>
        </w:rPr>
        <w:t>Natural History Parameters</w:t>
      </w:r>
      <w:bookmarkEnd w:id="27"/>
    </w:p>
    <w:p w14:paraId="12417509" w14:textId="04A2A9BF" w:rsidR="00FD56FD" w:rsidRPr="006F05ED" w:rsidRDefault="00FD56FD" w:rsidP="00AA3B39">
      <w:pPr>
        <w:spacing w:line="480" w:lineRule="auto"/>
        <w:rPr>
          <w:rFonts w:cstheme="minorHAnsi"/>
        </w:rPr>
      </w:pPr>
      <w:r w:rsidRPr="006F05ED">
        <w:rPr>
          <w:rFonts w:cstheme="minorHAnsi"/>
        </w:rPr>
        <w:t xml:space="preserve">The host immune response is central in the containment of </w:t>
      </w:r>
      <w:r w:rsidR="002B594B" w:rsidRPr="002B594B">
        <w:rPr>
          <w:i/>
        </w:rPr>
        <w:t>Mt</w:t>
      </w:r>
      <w:r w:rsidR="002B594B">
        <w:rPr>
          <w:i/>
        </w:rPr>
        <w:t xml:space="preserve">b </w:t>
      </w:r>
      <w:r w:rsidRPr="006F05ED">
        <w:rPr>
          <w:rFonts w:cstheme="minorHAnsi"/>
        </w:rPr>
        <w:t>infection and in disease progression, therefore immune immaturity in children and immunosenescence in the elderly is believed to impact the course of infection and disease.  Additional factors such as higher rates of comorbidities, increased frequency of adverse drug reactions, impaired microbial clearance mechanisms, and increased frequency of atypical disease manifestations leading to diagnostic and treatment delays, may worsen TB prognoses in the elderly.</w:t>
      </w:r>
      <w:r w:rsidRPr="006F05ED">
        <w:rPr>
          <w:rFonts w:cstheme="minorHAnsi"/>
        </w:rPr>
        <w:fldChar w:fldCharType="begin"/>
      </w:r>
      <w:r w:rsidR="00116148">
        <w:rPr>
          <w:rFonts w:cstheme="minorHAnsi"/>
        </w:rPr>
        <w:instrText xml:space="preserve"> ADDIN EN.CITE &lt;EndNote&gt;&lt;Cite&gt;&lt;Author&gt;Rajagopalan&lt;/Author&gt;&lt;Year&gt;2001&lt;/Year&gt;&lt;RecNum&gt;1681&lt;/RecNum&gt;&lt;DisplayText&gt;&lt;style face="superscript"&gt;9&lt;/style&gt;&lt;/DisplayText&gt;&lt;record&gt;&lt;rec-number&gt;1681&lt;/rec-number&gt;&lt;foreign-keys&gt;&lt;key app="EN" db-id="trz95war0aw557ea9zs5w5p8p0ssdtrxsd5s" timestamp="1404736235"&gt;1681&lt;/key&gt;&lt;/foreign-keys&gt;&lt;ref-type name="Journal Article"&gt;17&lt;/ref-type&gt;&lt;contributors&gt;&lt;authors&gt;&lt;author&gt;Rajagopalan, S.&lt;/author&gt;&lt;/authors&gt;&lt;/contributors&gt;&lt;auth-address&gt;Department of Internal Medicine, Division of Infectious Disease, Charles R. Drew University of Medicine and Science, Martin Luther King, Jr./Drew Medical Center, Los Angeles, CA 90059, USA. shrajago@cdrewu.edu&lt;/auth-address&gt;&lt;titles&gt;&lt;title&gt;Tuberculosis and aging: a global health problem&lt;/title&gt;&lt;secondary-title&gt;Clin Infect Dis&lt;/secondary-title&gt;&lt;alt-title&gt;Clinical infectious diseases : an official publication of the Infectious Diseases Society of America&lt;/alt-title&gt;&lt;/titles&gt;&lt;periodical&gt;&lt;full-title&gt;Clin Infect Dis&lt;/full-title&gt;&lt;abbr-1&gt;Clinical infectious diseases : an official publication of the Infectious Diseases Society of America&lt;/abbr-1&gt;&lt;/periodical&gt;&lt;alt-periodical&gt;&lt;full-title&gt;Clin Infect Dis&lt;/full-title&gt;&lt;abbr-1&gt;Clinical infectious diseases : an official publication of the Infectious Diseases Society of America&lt;/abbr-1&gt;&lt;/alt-periodical&gt;&lt;pages&gt;1034-9&lt;/pages&gt;&lt;volume&gt;33&lt;/volume&gt;&lt;number&gt;7&lt;/number&gt;&lt;edition&gt;2001/08/31&lt;/edition&gt;&lt;keywords&gt;&lt;keyword&gt;Aged&lt;/keyword&gt;&lt;keyword&gt;*Aging&lt;/keyword&gt;&lt;keyword&gt;Antitubercular Agents/therapeutic use&lt;/keyword&gt;&lt;keyword&gt;Humans&lt;/keyword&gt;&lt;keyword&gt;*Mycobacterium tuberculosis&lt;/keyword&gt;&lt;keyword&gt;Tuberculosis/drug therapy/*epidemiology/physiopathology/prevention &amp;amp; control&lt;/keyword&gt;&lt;keyword&gt;*World Health&lt;/keyword&gt;&lt;/keywords&gt;&lt;dates&gt;&lt;year&gt;2001&lt;/year&gt;&lt;pub-dates&gt;&lt;date&gt;Oct 1&lt;/date&gt;&lt;/pub-dates&gt;&lt;/dates&gt;&lt;isbn&gt;1058-4838 (Print)&amp;#xD;1058-4838&lt;/isbn&gt;&lt;accession-num&gt;11528577&lt;/accession-num&gt;&lt;urls&gt;&lt;/urls&gt;&lt;electronic-resource-num&gt;10.1086/322671&lt;/electronic-resource-num&gt;&lt;remote-database-provider&gt;Nlm&lt;/remote-database-provider&gt;&lt;language&gt;eng&lt;/language&gt;&lt;/record&gt;&lt;/Cite&gt;&lt;/EndNote&gt;</w:instrText>
      </w:r>
      <w:r w:rsidRPr="006F05ED">
        <w:rPr>
          <w:rFonts w:cstheme="minorHAnsi"/>
        </w:rPr>
        <w:fldChar w:fldCharType="separate"/>
      </w:r>
      <w:r w:rsidR="00116148" w:rsidRPr="00116148">
        <w:rPr>
          <w:rFonts w:cstheme="minorHAnsi"/>
          <w:noProof/>
          <w:vertAlign w:val="superscript"/>
        </w:rPr>
        <w:t>9</w:t>
      </w:r>
      <w:r w:rsidRPr="006F05ED">
        <w:rPr>
          <w:rFonts w:cstheme="minorHAnsi"/>
        </w:rPr>
        <w:fldChar w:fldCharType="end"/>
      </w:r>
      <w:r w:rsidRPr="006F05ED">
        <w:rPr>
          <w:rFonts w:cstheme="minorHAnsi"/>
        </w:rPr>
        <w:t xml:space="preserve"> Social factors such as institutionalisation (e.g. hospitals, elderly care homes) and social contact patterns may also play a role in the increased rates of TB observed in the elderly age group.</w:t>
      </w:r>
      <w:r w:rsidRPr="006F05ED">
        <w:rPr>
          <w:rFonts w:cstheme="minorHAnsi"/>
        </w:rPr>
        <w:fldChar w:fldCharType="begin"/>
      </w:r>
      <w:r w:rsidR="00116148">
        <w:rPr>
          <w:rFonts w:cstheme="minorHAnsi"/>
        </w:rPr>
        <w:instrText xml:space="preserve"> ADDIN EN.CITE &lt;EndNote&gt;&lt;Cite&gt;&lt;Author&gt;Rajagopalan&lt;/Author&gt;&lt;Year&gt;2001&lt;/Year&gt;&lt;RecNum&gt;1681&lt;/RecNum&gt;&lt;DisplayText&gt;&lt;style face="superscript"&gt;9&lt;/style&gt;&lt;/DisplayText&gt;&lt;record&gt;&lt;rec-number&gt;1681&lt;/rec-number&gt;&lt;foreign-keys&gt;&lt;key app="EN" db-id="trz95war0aw557ea9zs5w5p8p0ssdtrxsd5s" timestamp="1404736235"&gt;1681&lt;/key&gt;&lt;/foreign-keys&gt;&lt;ref-type name="Journal Article"&gt;17&lt;/ref-type&gt;&lt;contributors&gt;&lt;authors&gt;&lt;author&gt;Rajagopalan, S.&lt;/author&gt;&lt;/authors&gt;&lt;/contributors&gt;&lt;auth-address&gt;Department of Internal Medicine, Division of Infectious Disease, Charles R. Drew University of Medicine and Science, Martin Luther King, Jr./Drew Medical Center, Los Angeles, CA 90059, USA. shrajago@cdrewu.edu&lt;/auth-address&gt;&lt;titles&gt;&lt;title&gt;Tuberculosis and aging: a global health problem&lt;/title&gt;&lt;secondary-title&gt;Clin Infect Dis&lt;/secondary-title&gt;&lt;alt-title&gt;Clinical infectious diseases : an official publication of the Infectious Diseases Society of America&lt;/alt-title&gt;&lt;/titles&gt;&lt;periodical&gt;&lt;full-title&gt;Clin Infect Dis&lt;/full-title&gt;&lt;abbr-1&gt;Clinical infectious diseases : an official publication of the Infectious Diseases Society of America&lt;/abbr-1&gt;&lt;/periodical&gt;&lt;alt-periodical&gt;&lt;full-title&gt;Clin Infect Dis&lt;/full-title&gt;&lt;abbr-1&gt;Clinical infectious diseases : an official publication of the Infectious Diseases Society of America&lt;/abbr-1&gt;&lt;/alt-periodical&gt;&lt;pages&gt;1034-9&lt;/pages&gt;&lt;volume&gt;33&lt;/volume&gt;&lt;number&gt;7&lt;/number&gt;&lt;edition&gt;2001/08/31&lt;/edition&gt;&lt;keywords&gt;&lt;keyword&gt;Aged&lt;/keyword&gt;&lt;keyword&gt;*Aging&lt;/keyword&gt;&lt;keyword&gt;Antitubercular Agents/therapeutic use&lt;/keyword&gt;&lt;keyword&gt;Humans&lt;/keyword&gt;&lt;keyword&gt;*Mycobacterium tuberculosis&lt;/keyword&gt;&lt;keyword&gt;Tuberculosis/drug therapy/*epidemiology/physiopathology/prevention &amp;amp; control&lt;/keyword&gt;&lt;keyword&gt;*World Health&lt;/keyword&gt;&lt;/keywords&gt;&lt;dates&gt;&lt;year&gt;2001&lt;/year&gt;&lt;pub-dates&gt;&lt;date&gt;Oct 1&lt;/date&gt;&lt;/pub-dates&gt;&lt;/dates&gt;&lt;isbn&gt;1058-4838 (Print)&amp;#xD;1058-4838&lt;/isbn&gt;&lt;accession-num&gt;11528577&lt;/accession-num&gt;&lt;urls&gt;&lt;/urls&gt;&lt;electronic-resource-num&gt;10.1086/322671&lt;/electronic-resource-num&gt;&lt;remote-database-provider&gt;Nlm&lt;/remote-database-provider&gt;&lt;language&gt;eng&lt;/language&gt;&lt;/record&gt;&lt;/Cite&gt;&lt;/EndNote&gt;</w:instrText>
      </w:r>
      <w:r w:rsidRPr="006F05ED">
        <w:rPr>
          <w:rFonts w:cstheme="minorHAnsi"/>
        </w:rPr>
        <w:fldChar w:fldCharType="separate"/>
      </w:r>
      <w:r w:rsidR="00116148" w:rsidRPr="00116148">
        <w:rPr>
          <w:rFonts w:cstheme="minorHAnsi"/>
          <w:noProof/>
          <w:vertAlign w:val="superscript"/>
        </w:rPr>
        <w:t>9</w:t>
      </w:r>
      <w:r w:rsidRPr="006F05ED">
        <w:rPr>
          <w:rFonts w:cstheme="minorHAnsi"/>
        </w:rPr>
        <w:fldChar w:fldCharType="end"/>
      </w:r>
      <w:r w:rsidRPr="006F05ED">
        <w:rPr>
          <w:rFonts w:cstheme="minorHAnsi"/>
        </w:rPr>
        <w:t xml:space="preserve"> Given these biological and social differences </w:t>
      </w:r>
      <w:r>
        <w:rPr>
          <w:rFonts w:cstheme="minorHAnsi"/>
        </w:rPr>
        <w:t>it is important to consider potential age specific model parameters.</w:t>
      </w:r>
    </w:p>
    <w:p w14:paraId="743390E4" w14:textId="77777777" w:rsidR="00FD56FD" w:rsidRPr="006F05ED" w:rsidRDefault="00014360" w:rsidP="00AA3B39">
      <w:pPr>
        <w:spacing w:line="480" w:lineRule="auto"/>
        <w:rPr>
          <w:rFonts w:cstheme="minorHAnsi"/>
          <w:i/>
        </w:rPr>
      </w:pPr>
      <w:r>
        <w:rPr>
          <w:rFonts w:cstheme="minorHAnsi"/>
          <w:i/>
        </w:rPr>
        <w:t xml:space="preserve">1a. </w:t>
      </w:r>
      <w:r w:rsidR="00FD56FD" w:rsidRPr="006F05ED">
        <w:rPr>
          <w:rFonts w:cstheme="minorHAnsi"/>
          <w:i/>
        </w:rPr>
        <w:t>Biological Parameters</w:t>
      </w:r>
    </w:p>
    <w:p w14:paraId="794A64A0" w14:textId="02DFBF64" w:rsidR="00FD56FD" w:rsidRPr="006F05ED" w:rsidRDefault="008F3663" w:rsidP="00AA3B39">
      <w:pPr>
        <w:spacing w:line="480" w:lineRule="auto"/>
        <w:rPr>
          <w:rFonts w:cstheme="minorHAnsi"/>
        </w:rPr>
      </w:pPr>
      <w:r>
        <w:rPr>
          <w:rFonts w:cstheme="minorHAnsi"/>
        </w:rPr>
        <w:t xml:space="preserve">Due to </w:t>
      </w:r>
      <w:r w:rsidRPr="006F05ED">
        <w:rPr>
          <w:rFonts w:cstheme="minorHAnsi"/>
        </w:rPr>
        <w:t>confidence in the epidemiological and/or biological basis for age-based differences</w:t>
      </w:r>
      <w:r>
        <w:rPr>
          <w:rFonts w:cstheme="minorHAnsi"/>
        </w:rPr>
        <w:t>, the following biological parameters were considered to vary by age:</w:t>
      </w:r>
      <w:r w:rsidR="00FD56FD" w:rsidRPr="006F05ED">
        <w:rPr>
          <w:rFonts w:cstheme="minorHAnsi"/>
        </w:rPr>
        <w:t xml:space="preserve"> proportion progressing directly to active disease (</w:t>
      </w:r>
      <w:r w:rsidR="00FD56FD" w:rsidRPr="00822986">
        <w:rPr>
          <w:i/>
        </w:rPr>
        <w:t>p[j]</w:t>
      </w:r>
      <w:r w:rsidR="00FD56FD" w:rsidRPr="006F05ED">
        <w:rPr>
          <w:rFonts w:cstheme="minorHAnsi"/>
          <w:i/>
        </w:rPr>
        <w:t>)</w:t>
      </w:r>
      <w:r w:rsidR="00FD56FD" w:rsidRPr="006F05ED">
        <w:rPr>
          <w:rFonts w:cstheme="minorHAnsi"/>
        </w:rPr>
        <w:t>, proportion developing infectious disease (</w:t>
      </w:r>
      <w:r w:rsidR="00FD56FD" w:rsidRPr="00822986">
        <w:rPr>
          <w:i/>
        </w:rPr>
        <w:t>f[j]</w:t>
      </w:r>
      <w:r w:rsidR="00FD56FD" w:rsidRPr="006F05ED">
        <w:rPr>
          <w:rFonts w:cstheme="minorHAnsi"/>
          <w:i/>
        </w:rPr>
        <w:t>)</w:t>
      </w:r>
      <w:r w:rsidR="00FD56FD" w:rsidRPr="006F05ED">
        <w:rPr>
          <w:rFonts w:cstheme="minorHAnsi"/>
        </w:rPr>
        <w:t xml:space="preserve"> and risk of reactivation of latent infection or relapse of recovered disease (</w:t>
      </w:r>
      <w:r w:rsidR="00FD56FD" w:rsidRPr="00822986">
        <w:rPr>
          <w:i/>
        </w:rPr>
        <w:t>v</w:t>
      </w:r>
      <w:r w:rsidR="00FD56FD" w:rsidRPr="006F05ED">
        <w:rPr>
          <w:rFonts w:cstheme="minorHAnsi"/>
        </w:rPr>
        <w:t xml:space="preserve"> and </w:t>
      </w:r>
      <w:r w:rsidR="00FD56FD" w:rsidRPr="00822986">
        <w:rPr>
          <w:i/>
        </w:rPr>
        <w:t>r</w:t>
      </w:r>
      <w:r w:rsidR="00FD56FD" w:rsidRPr="006F05ED">
        <w:rPr>
          <w:rFonts w:cstheme="minorHAnsi"/>
        </w:rPr>
        <w:t xml:space="preserve">), </w:t>
      </w:r>
      <w:r>
        <w:rPr>
          <w:rFonts w:cstheme="minorHAnsi"/>
        </w:rPr>
        <w:t xml:space="preserve">and </w:t>
      </w:r>
      <w:r w:rsidRPr="006F05ED">
        <w:rPr>
          <w:rFonts w:cstheme="minorHAnsi"/>
        </w:rPr>
        <w:t>risk of natural cure from active disease (</w:t>
      </w:r>
      <w:r w:rsidRPr="00822986">
        <w:rPr>
          <w:i/>
        </w:rPr>
        <w:t>n</w:t>
      </w:r>
      <w:r w:rsidRPr="006F05ED">
        <w:rPr>
          <w:rFonts w:cstheme="minorHAnsi"/>
        </w:rPr>
        <w:t>)</w:t>
      </w:r>
      <w:r w:rsidR="00FD56FD" w:rsidRPr="006F05ED">
        <w:rPr>
          <w:rFonts w:cstheme="minorHAnsi"/>
        </w:rPr>
        <w:t xml:space="preserve">. These </w:t>
      </w:r>
      <w:r w:rsidR="00991B61">
        <w:rPr>
          <w:rFonts w:cstheme="minorHAnsi"/>
        </w:rPr>
        <w:t>were</w:t>
      </w:r>
      <w:r w:rsidR="00FD56FD" w:rsidRPr="006F05ED">
        <w:rPr>
          <w:rFonts w:cstheme="minorHAnsi"/>
        </w:rPr>
        <w:t xml:space="preserve"> parameterised separately for children (0-14 years), adolescents and adults (15-64 years) and the elderly (≥65 years).</w:t>
      </w:r>
      <w:r w:rsidR="00B634B3">
        <w:rPr>
          <w:rFonts w:cstheme="minorHAnsi"/>
        </w:rPr>
        <w:t xml:space="preserve"> Higher rates of disease and mortality in the elderly are due to high prevalence of infection and immune senescence. Due to the impact of immunosenescence in the elderly, where elderly data were unavailable, a range for the biological parameters with the upper limit as the mid-point of the parameter range for HIV-positives was employed for model fitting</w:t>
      </w:r>
      <w:r w:rsidR="00991B61">
        <w:rPr>
          <w:rFonts w:cstheme="minorHAnsi"/>
        </w:rPr>
        <w:t xml:space="preserve"> (see table XXX)</w:t>
      </w:r>
      <w:r w:rsidR="00B634B3">
        <w:rPr>
          <w:rFonts w:cstheme="minorHAnsi"/>
        </w:rPr>
        <w:t>.</w:t>
      </w:r>
    </w:p>
    <w:p w14:paraId="36033A3F" w14:textId="77777777" w:rsidR="00FD56FD" w:rsidRPr="006F05ED" w:rsidRDefault="00FD56FD" w:rsidP="00AA3B39">
      <w:pPr>
        <w:spacing w:line="480" w:lineRule="auto"/>
        <w:rPr>
          <w:rFonts w:cstheme="minorHAnsi"/>
        </w:rPr>
      </w:pPr>
      <w:r w:rsidRPr="006F05ED">
        <w:rPr>
          <w:rFonts w:cstheme="minorHAnsi"/>
        </w:rPr>
        <w:lastRenderedPageBreak/>
        <w:t>Parameters considered invariant by age or with insufficient data demonstrating age variability will be taken as single values based on estimates from the literature, and are in line with values applied in Knight et al. and historical literature.</w:t>
      </w:r>
      <w:r w:rsidRPr="00822986">
        <w:rPr>
          <w:rFonts w:cstheme="minorHAnsi"/>
          <w:vertAlign w:val="superscript"/>
        </w:rPr>
        <w:fldChar w:fldCharType="begin"/>
      </w:r>
      <w:r w:rsidR="00116148">
        <w:rPr>
          <w:rFonts w:cstheme="minorHAnsi"/>
          <w:vertAlign w:val="superscript"/>
        </w:rPr>
        <w:instrText xml:space="preserve"> ADDIN EN.CITE &lt;EndNote&gt;&lt;Cite&gt;&lt;Author&gt;Knight&lt;/Author&gt;&lt;Year&gt;Submitted to Journal&lt;/Year&gt;&lt;RecNum&gt;1679&lt;/RecNum&gt;&lt;DisplayText&gt;&lt;style face="superscript"&gt;6&lt;/style&gt;&lt;/DisplayText&gt;&lt;record&gt;&lt;rec-number&gt;1679&lt;/rec-number&gt;&lt;foreign-keys&gt;&lt;key app="EN" db-id="trz95war0aw557ea9zs5w5p8p0ssdtrxsd5s" timestamp="1404723505"&gt;1679&lt;/key&gt;&lt;/foreign-keys&gt;&lt;ref-type name="Journal Article"&gt;17&lt;/ref-type&gt;&lt;contributors&gt;&lt;authors&gt;&lt;author&gt;Knight, G. M.; Griffiths, U.K.; Sumner, T.; Laurence, Y.; Gheorghe, A,; Vassal, A.; Glaziou, P.; White, R.G&lt;/author&gt;&lt;/authors&gt;&lt;/contributors&gt;&lt;titles&gt;&lt;title&gt;Impact and cost-effectiveness of new tuberculosis vaccines in low- and middle-income countries&lt;/title&gt;&lt;/titles&gt;&lt;dates&gt;&lt;year&gt;Submitted to Journal&lt;/year&gt;&lt;/dates&gt;&lt;urls&gt;&lt;/urls&gt;&lt;/record&gt;&lt;/Cite&gt;&lt;/EndNote&gt;</w:instrText>
      </w:r>
      <w:r w:rsidRPr="00822986">
        <w:rPr>
          <w:rFonts w:cstheme="minorHAnsi"/>
          <w:vertAlign w:val="superscript"/>
        </w:rPr>
        <w:fldChar w:fldCharType="separate"/>
      </w:r>
      <w:r w:rsidR="00116148">
        <w:rPr>
          <w:rFonts w:cstheme="minorHAnsi"/>
          <w:noProof/>
          <w:vertAlign w:val="superscript"/>
        </w:rPr>
        <w:t>6</w:t>
      </w:r>
      <w:r w:rsidRPr="00822986">
        <w:rPr>
          <w:rFonts w:cstheme="minorHAnsi"/>
          <w:vertAlign w:val="superscript"/>
        </w:rPr>
        <w:fldChar w:fldCharType="end"/>
      </w:r>
      <w:r w:rsidRPr="00822986">
        <w:rPr>
          <w:rFonts w:cstheme="minorHAnsi"/>
          <w:vertAlign w:val="superscript"/>
        </w:rPr>
        <w:t>,</w:t>
      </w:r>
      <w:r w:rsidRPr="00822986">
        <w:rPr>
          <w:rFonts w:cstheme="minorHAnsi"/>
          <w:vertAlign w:val="superscript"/>
        </w:rPr>
        <w:fldChar w:fldCharType="begin"/>
      </w:r>
      <w:r w:rsidR="00116148">
        <w:rPr>
          <w:rFonts w:cstheme="minorHAnsi"/>
          <w:vertAlign w:val="superscript"/>
        </w:rPr>
        <w:instrText xml:space="preserve"> ADDIN EN.CITE &lt;EndNote&gt;&lt;Cite&gt;&lt;Author&gt;Abu-Raddad&lt;/Author&gt;&lt;Year&gt;2009&lt;/Year&gt;&lt;RecNum&gt;63&lt;/RecNum&gt;&lt;DisplayText&gt;&lt;style face="superscript"&gt;4&lt;/style&gt;&lt;/DisplayText&gt;&lt;record&gt;&lt;rec-number&gt;63&lt;/rec-number&gt;&lt;foreign-keys&gt;&lt;key app="EN" db-id="trz95war0aw557ea9zs5w5p8p0ssdtrxsd5s" timestamp="1399559403"&gt;63&lt;/key&gt;&lt;/foreign-keys&gt;&lt;ref-type name="Journal Article"&gt;17&lt;/ref-type&gt;&lt;contributors&gt;&lt;authors&gt;&lt;author&gt;Abu-Raddad, Laith J.&lt;/author&gt;&lt;author&gt;Sabatelli, Lorenzo&lt;/author&gt;&lt;author&gt;Achterberg, Jerusha T.&lt;/author&gt;&lt;author&gt;Sugimoto, Jonathan D.&lt;/author&gt;&lt;author&gt;Longini, Ira M.&lt;/author&gt;&lt;author&gt;Dye, Christopher&lt;/author&gt;&lt;author&gt;Halloran, M. Elizabeth&lt;/author&gt;&lt;/authors&gt;&lt;/contributors&gt;&lt;titles&gt;&lt;title&gt;Epidemiological benefits of more-effective tuberculosis vaccines, drugs, and diagnostics&lt;/title&gt;&lt;secondary-title&gt;Proceedings of the National Academy of Sciences&lt;/secondary-title&gt;&lt;/titles&gt;&lt;periodical&gt;&lt;full-title&gt;Proceedings of the National Academy of Sciences&lt;/full-title&gt;&lt;/periodical&gt;&lt;pages&gt;13980-13985&lt;/pages&gt;&lt;volume&gt;106&lt;/volume&gt;&lt;number&gt;33&lt;/number&gt;&lt;dates&gt;&lt;year&gt;2009&lt;/year&gt;&lt;pub-dates&gt;&lt;date&gt;August 18, 2009&lt;/date&gt;&lt;/pub-dates&gt;&lt;/dates&gt;&lt;urls&gt;&lt;related-urls&gt;&lt;url&gt;http://www.pnas.org/content/106/33/13980.abstract&lt;/url&gt;&lt;url&gt;http://www.pnas.org/content/106/33/13980.full.pdf&lt;/url&gt;&lt;/related-urls&gt;&lt;/urls&gt;&lt;electronic-resource-num&gt;10.1073/pnas.0901720106&lt;/electronic-resource-num&gt;&lt;/record&gt;&lt;/Cite&gt;&lt;/EndNote&gt;</w:instrText>
      </w:r>
      <w:r w:rsidRPr="00822986">
        <w:rPr>
          <w:rFonts w:cstheme="minorHAnsi"/>
          <w:vertAlign w:val="superscript"/>
        </w:rPr>
        <w:fldChar w:fldCharType="separate"/>
      </w:r>
      <w:r w:rsidR="00116148">
        <w:rPr>
          <w:rFonts w:cstheme="minorHAnsi"/>
          <w:noProof/>
          <w:vertAlign w:val="superscript"/>
        </w:rPr>
        <w:t>4</w:t>
      </w:r>
      <w:r w:rsidRPr="00822986">
        <w:rPr>
          <w:rFonts w:cstheme="minorHAnsi"/>
          <w:vertAlign w:val="superscript"/>
        </w:rPr>
        <w:fldChar w:fldCharType="end"/>
      </w:r>
      <w:r w:rsidRPr="006F05ED">
        <w:rPr>
          <w:rFonts w:cstheme="minorHAnsi"/>
        </w:rPr>
        <w:t xml:space="preserve"> These include probability of transmission per infectious contact (</w:t>
      </w:r>
      <w:r w:rsidRPr="00822986">
        <w:rPr>
          <w:i/>
        </w:rPr>
        <w:t>z</w:t>
      </w:r>
      <w:r w:rsidR="008F3663">
        <w:rPr>
          <w:rFonts w:cstheme="minorHAnsi"/>
        </w:rPr>
        <w:t xml:space="preserve">) and </w:t>
      </w:r>
      <w:r w:rsidRPr="006F05ED">
        <w:rPr>
          <w:rFonts w:cstheme="minorHAnsi"/>
        </w:rPr>
        <w:t>protection from active disease due to latent infection (</w:t>
      </w:r>
      <w:r w:rsidRPr="00822986">
        <w:rPr>
          <w:i/>
        </w:rPr>
        <w:t>x</w:t>
      </w:r>
      <w:r w:rsidR="008F3663">
        <w:rPr>
          <w:rFonts w:cstheme="minorHAnsi"/>
        </w:rPr>
        <w:t>)</w:t>
      </w:r>
      <w:r w:rsidRPr="006F05ED">
        <w:rPr>
          <w:rFonts w:cstheme="minorHAnsi"/>
        </w:rPr>
        <w:t>.</w:t>
      </w:r>
    </w:p>
    <w:p w14:paraId="34DE60EC" w14:textId="7E139B53" w:rsidR="00C2118F" w:rsidRDefault="00BC15D2" w:rsidP="00AA3B39">
      <w:pPr>
        <w:spacing w:line="480" w:lineRule="auto"/>
        <w:rPr>
          <w:rFonts w:cstheme="minorHAnsi"/>
        </w:rPr>
      </w:pPr>
      <w:r>
        <w:rPr>
          <w:rFonts w:cstheme="minorHAnsi"/>
        </w:rPr>
        <w:t>The model has been adapted to allow TB mortality rate to vary by age, however in this preliminary hand-fitted model the age-wise scaling factors were held at 1.</w:t>
      </w:r>
    </w:p>
    <w:p w14:paraId="52391600" w14:textId="77777777" w:rsidR="00B634B3" w:rsidRDefault="00B634B3" w:rsidP="00AA3B39">
      <w:pPr>
        <w:spacing w:line="480" w:lineRule="auto"/>
        <w:rPr>
          <w:rFonts w:cstheme="minorHAnsi"/>
        </w:rPr>
      </w:pPr>
    </w:p>
    <w:p w14:paraId="730DD6CA" w14:textId="2AB4D089" w:rsidR="00B634B3" w:rsidRDefault="00B634B3" w:rsidP="00AA3B39">
      <w:pPr>
        <w:spacing w:line="480" w:lineRule="auto"/>
        <w:rPr>
          <w:rFonts w:cstheme="minorHAnsi"/>
        </w:rPr>
        <w:sectPr w:rsidR="00B634B3" w:rsidSect="006B11AF">
          <w:pgSz w:w="11900" w:h="16840"/>
          <w:pgMar w:top="1440" w:right="1440" w:bottom="1440" w:left="1440" w:header="708" w:footer="708" w:gutter="0"/>
          <w:cols w:space="708"/>
          <w:docGrid w:linePitch="360"/>
        </w:sectPr>
      </w:pPr>
    </w:p>
    <w:p w14:paraId="74F5E696" w14:textId="480F62E8" w:rsidR="00C2118F" w:rsidRPr="00861A7F" w:rsidRDefault="00C2118F" w:rsidP="00C2118F">
      <w:r>
        <w:lastRenderedPageBreak/>
        <w:t>Parameter tables have been adapted from Knight et al.</w:t>
      </w:r>
      <w:r w:rsidR="00991B61">
        <w:t>[</w:t>
      </w:r>
      <w:r w:rsidR="00991B61" w:rsidRPr="00991B61">
        <w:rPr>
          <w:highlight w:val="yellow"/>
        </w:rPr>
        <w:t>knight</w:t>
      </w:r>
      <w:r w:rsidR="00991B61">
        <w:t xml:space="preserve"> ref]</w:t>
      </w:r>
      <w:r w:rsidR="00991B61" w:rsidRPr="00861A7F">
        <w:t xml:space="preserve"> </w:t>
      </w:r>
    </w:p>
    <w:p w14:paraId="189BF537" w14:textId="77777777" w:rsidR="00C2118F" w:rsidRDefault="00177F3F" w:rsidP="00C2118F">
      <w:pPr>
        <w:pStyle w:val="Heading4"/>
        <w:numPr>
          <w:ilvl w:val="0"/>
          <w:numId w:val="0"/>
        </w:numPr>
      </w:pPr>
      <w:r>
        <w:t xml:space="preserve">Table </w:t>
      </w:r>
      <w:r w:rsidR="00E93413">
        <w:t>C</w:t>
      </w:r>
      <w:r>
        <w:t xml:space="preserve">1 - </w:t>
      </w:r>
      <w:r w:rsidR="00C2118F">
        <w:t>Natural history</w:t>
      </w:r>
    </w:p>
    <w:tbl>
      <w:tblPr>
        <w:tblW w:w="13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268"/>
        <w:gridCol w:w="1559"/>
        <w:gridCol w:w="2835"/>
        <w:gridCol w:w="2552"/>
        <w:gridCol w:w="1276"/>
      </w:tblGrid>
      <w:tr w:rsidR="006168E3" w:rsidRPr="001942BB" w14:paraId="1F94F228" w14:textId="6FD0A039" w:rsidTr="007C5C56">
        <w:tc>
          <w:tcPr>
            <w:tcW w:w="1384" w:type="dxa"/>
          </w:tcPr>
          <w:p w14:paraId="321B0809" w14:textId="77777777" w:rsidR="006168E3" w:rsidRPr="001942BB" w:rsidRDefault="006168E3" w:rsidP="002F7305"/>
        </w:tc>
        <w:tc>
          <w:tcPr>
            <w:tcW w:w="1134" w:type="dxa"/>
          </w:tcPr>
          <w:p w14:paraId="52101EEE" w14:textId="77777777" w:rsidR="006168E3" w:rsidRPr="001942BB" w:rsidRDefault="006168E3" w:rsidP="002F7305">
            <w:pPr>
              <w:rPr>
                <w:b/>
              </w:rPr>
            </w:pPr>
            <w:r w:rsidRPr="001942BB">
              <w:rPr>
                <w:b/>
              </w:rPr>
              <w:t>Symbol</w:t>
            </w:r>
          </w:p>
        </w:tc>
        <w:tc>
          <w:tcPr>
            <w:tcW w:w="2268" w:type="dxa"/>
          </w:tcPr>
          <w:p w14:paraId="4F7F6C3F" w14:textId="77777777" w:rsidR="006168E3" w:rsidRPr="001942BB" w:rsidRDefault="006168E3" w:rsidP="002F7305">
            <w:pPr>
              <w:rPr>
                <w:b/>
              </w:rPr>
            </w:pPr>
            <w:r w:rsidRPr="001942BB">
              <w:rPr>
                <w:b/>
              </w:rPr>
              <w:t>Description</w:t>
            </w:r>
          </w:p>
        </w:tc>
        <w:tc>
          <w:tcPr>
            <w:tcW w:w="1559" w:type="dxa"/>
          </w:tcPr>
          <w:p w14:paraId="66689A48" w14:textId="77777777" w:rsidR="006168E3" w:rsidRPr="001942BB" w:rsidRDefault="006168E3" w:rsidP="002F7305">
            <w:pPr>
              <w:rPr>
                <w:b/>
              </w:rPr>
            </w:pPr>
            <w:r w:rsidRPr="001942BB">
              <w:rPr>
                <w:b/>
              </w:rPr>
              <w:t>Notes</w:t>
            </w:r>
          </w:p>
        </w:tc>
        <w:tc>
          <w:tcPr>
            <w:tcW w:w="2835" w:type="dxa"/>
          </w:tcPr>
          <w:p w14:paraId="55F39D7D" w14:textId="77777777" w:rsidR="006168E3" w:rsidRPr="001942BB" w:rsidRDefault="006168E3" w:rsidP="002F7305">
            <w:pPr>
              <w:rPr>
                <w:b/>
              </w:rPr>
            </w:pPr>
            <w:r w:rsidRPr="001942BB">
              <w:rPr>
                <w:b/>
              </w:rPr>
              <w:t>Proposed value (ranges for sensitivity)</w:t>
            </w:r>
          </w:p>
        </w:tc>
        <w:tc>
          <w:tcPr>
            <w:tcW w:w="2552" w:type="dxa"/>
          </w:tcPr>
          <w:p w14:paraId="7DED9C5F" w14:textId="77777777" w:rsidR="006168E3" w:rsidRPr="001942BB" w:rsidRDefault="006168E3" w:rsidP="002F7305">
            <w:pPr>
              <w:rPr>
                <w:b/>
              </w:rPr>
            </w:pPr>
            <w:r w:rsidRPr="001942BB">
              <w:rPr>
                <w:b/>
              </w:rPr>
              <w:t>References</w:t>
            </w:r>
          </w:p>
        </w:tc>
        <w:tc>
          <w:tcPr>
            <w:tcW w:w="1276" w:type="dxa"/>
          </w:tcPr>
          <w:p w14:paraId="319F91BC" w14:textId="052325FD" w:rsidR="006168E3" w:rsidRPr="001942BB" w:rsidRDefault="00B15923" w:rsidP="006168E3">
            <w:pPr>
              <w:rPr>
                <w:b/>
              </w:rPr>
            </w:pPr>
            <w:r>
              <w:rPr>
                <w:b/>
              </w:rPr>
              <w:t>Model Values</w:t>
            </w:r>
          </w:p>
        </w:tc>
      </w:tr>
      <w:tr w:rsidR="006168E3" w:rsidRPr="006A4955" w14:paraId="7C4399E1" w14:textId="63776898" w:rsidTr="007C5C56">
        <w:trPr>
          <w:trHeight w:val="824"/>
        </w:trPr>
        <w:tc>
          <w:tcPr>
            <w:tcW w:w="1384" w:type="dxa"/>
          </w:tcPr>
          <w:p w14:paraId="301AB5EF" w14:textId="77777777" w:rsidR="006168E3" w:rsidRPr="006A4955" w:rsidRDefault="006168E3" w:rsidP="002F7305">
            <w:pPr>
              <w:rPr>
                <w:b/>
              </w:rPr>
            </w:pPr>
            <w:r w:rsidRPr="006A4955">
              <w:rPr>
                <w:b/>
              </w:rPr>
              <w:t>Births</w:t>
            </w:r>
          </w:p>
        </w:tc>
        <w:tc>
          <w:tcPr>
            <w:tcW w:w="1134" w:type="dxa"/>
            <w:vAlign w:val="center"/>
          </w:tcPr>
          <w:p w14:paraId="0BC25DA8" w14:textId="77777777" w:rsidR="006168E3" w:rsidRPr="006A4955" w:rsidRDefault="006168E3" w:rsidP="002F7305">
            <w:pPr>
              <w:rPr>
                <w:i/>
              </w:rPr>
            </w:pPr>
            <w:r w:rsidRPr="006A4955">
              <w:rPr>
                <w:i/>
              </w:rPr>
              <w:t>B[k]</w:t>
            </w:r>
          </w:p>
        </w:tc>
        <w:tc>
          <w:tcPr>
            <w:tcW w:w="2268" w:type="dxa"/>
            <w:vAlign w:val="center"/>
          </w:tcPr>
          <w:p w14:paraId="3A8FA29D" w14:textId="77777777" w:rsidR="006168E3" w:rsidRPr="006A4955" w:rsidRDefault="006168E3" w:rsidP="002F7305">
            <w:pPr>
              <w:rPr>
                <w:i/>
              </w:rPr>
            </w:pPr>
            <w:r w:rsidRPr="006A4955">
              <w:t xml:space="preserve">Number of births in year </w:t>
            </w:r>
            <w:r w:rsidRPr="006A4955">
              <w:rPr>
                <w:i/>
              </w:rPr>
              <w:t>k</w:t>
            </w:r>
          </w:p>
        </w:tc>
        <w:tc>
          <w:tcPr>
            <w:tcW w:w="1559" w:type="dxa"/>
          </w:tcPr>
          <w:p w14:paraId="335E3DCC" w14:textId="77777777" w:rsidR="006168E3" w:rsidRPr="006A4955" w:rsidRDefault="006168E3" w:rsidP="002F7305"/>
        </w:tc>
        <w:tc>
          <w:tcPr>
            <w:tcW w:w="2835" w:type="dxa"/>
          </w:tcPr>
          <w:p w14:paraId="41759001" w14:textId="77777777" w:rsidR="006168E3" w:rsidRPr="006A4955" w:rsidRDefault="006168E3" w:rsidP="002F7305">
            <w:r w:rsidRPr="006A4955">
              <w:t>/</w:t>
            </w:r>
          </w:p>
        </w:tc>
        <w:tc>
          <w:tcPr>
            <w:tcW w:w="2552" w:type="dxa"/>
          </w:tcPr>
          <w:p w14:paraId="5622487C" w14:textId="77777777" w:rsidR="006168E3" w:rsidRPr="006A4955" w:rsidRDefault="006168E3" w:rsidP="002F7305">
            <w:r w:rsidRPr="006A4955">
              <w:t>UN Population Division (2010 revision 2012</w:t>
            </w:r>
          </w:p>
        </w:tc>
        <w:tc>
          <w:tcPr>
            <w:tcW w:w="1276" w:type="dxa"/>
          </w:tcPr>
          <w:p w14:paraId="76F4702C" w14:textId="3075041F" w:rsidR="006168E3" w:rsidRPr="006A4955" w:rsidRDefault="00B15923" w:rsidP="002F7305">
            <w:r>
              <w:t>/</w:t>
            </w:r>
          </w:p>
        </w:tc>
      </w:tr>
      <w:tr w:rsidR="006168E3" w:rsidRPr="006A4955" w14:paraId="4973E954" w14:textId="13396036" w:rsidTr="007C5C56">
        <w:trPr>
          <w:trHeight w:val="855"/>
        </w:trPr>
        <w:tc>
          <w:tcPr>
            <w:tcW w:w="1384" w:type="dxa"/>
            <w:vMerge w:val="restart"/>
          </w:tcPr>
          <w:p w14:paraId="48734EF7" w14:textId="77777777" w:rsidR="006168E3" w:rsidRPr="006A4955" w:rsidRDefault="006168E3" w:rsidP="002F7305">
            <w:pPr>
              <w:rPr>
                <w:b/>
              </w:rPr>
            </w:pPr>
            <w:r w:rsidRPr="006A4955">
              <w:rPr>
                <w:b/>
              </w:rPr>
              <w:t>Transmission</w:t>
            </w:r>
          </w:p>
        </w:tc>
        <w:tc>
          <w:tcPr>
            <w:tcW w:w="1134" w:type="dxa"/>
            <w:vAlign w:val="center"/>
          </w:tcPr>
          <w:p w14:paraId="0AA927E2" w14:textId="77777777" w:rsidR="006168E3" w:rsidRPr="006A4955" w:rsidRDefault="006168E3" w:rsidP="002F7305">
            <w:pPr>
              <w:rPr>
                <w:i/>
              </w:rPr>
            </w:pPr>
            <w:r w:rsidRPr="006A4955">
              <w:rPr>
                <w:i/>
              </w:rPr>
              <w:t>λ[i,j]</w:t>
            </w:r>
          </w:p>
        </w:tc>
        <w:tc>
          <w:tcPr>
            <w:tcW w:w="2268" w:type="dxa"/>
            <w:vAlign w:val="center"/>
          </w:tcPr>
          <w:p w14:paraId="166BCDE3" w14:textId="77777777" w:rsidR="006168E3" w:rsidRPr="006A4955" w:rsidRDefault="006168E3" w:rsidP="002F7305">
            <w:pPr>
              <w:rPr>
                <w:i/>
              </w:rPr>
            </w:pPr>
            <w:r w:rsidRPr="006A4955">
              <w:rPr>
                <w:i/>
              </w:rPr>
              <w:t>Mtb</w:t>
            </w:r>
            <w:r w:rsidRPr="006A4955">
              <w:t xml:space="preserve"> transmission risk (force of infection) in time step </w:t>
            </w:r>
            <w:r w:rsidRPr="006A4955">
              <w:rPr>
                <w:i/>
              </w:rPr>
              <w:t xml:space="preserve">i </w:t>
            </w:r>
            <w:r w:rsidRPr="006A4955">
              <w:t>for age</w:t>
            </w:r>
            <w:r w:rsidRPr="006A4955">
              <w:rPr>
                <w:i/>
              </w:rPr>
              <w:t xml:space="preserve"> j</w:t>
            </w:r>
          </w:p>
        </w:tc>
        <w:tc>
          <w:tcPr>
            <w:tcW w:w="1559" w:type="dxa"/>
          </w:tcPr>
          <w:p w14:paraId="40C64D90" w14:textId="77777777" w:rsidR="006168E3" w:rsidRPr="006A4955" w:rsidRDefault="006168E3" w:rsidP="002F7305">
            <w:r w:rsidRPr="006A4955">
              <w:t>Calculated per time step</w:t>
            </w:r>
          </w:p>
        </w:tc>
        <w:tc>
          <w:tcPr>
            <w:tcW w:w="5387" w:type="dxa"/>
            <w:gridSpan w:val="2"/>
            <w:vAlign w:val="center"/>
          </w:tcPr>
          <w:p w14:paraId="129A6DD3" w14:textId="77777777" w:rsidR="006168E3" w:rsidRPr="00A40C6C" w:rsidRDefault="006168E3" w:rsidP="00A40C6C">
            <w:pPr>
              <w:spacing w:after="0" w:line="276" w:lineRule="auto"/>
              <w:rPr>
                <w:rFonts w:ascii="Times New Roman" w:eastAsia="Times New Roman" w:hAnsi="Times New Roman" w:cs="Times New Roman"/>
              </w:rPr>
            </w:pPr>
            <m:oMathPara>
              <m:oMath>
                <m:r>
                  <w:rPr>
                    <w:rFonts w:ascii="Cambria Math" w:eastAsia="Times New Roman" w:hAnsi="Cambria Math" w:cs="Times New Roman"/>
                  </w:rPr>
                  <m:t>λ</m:t>
                </m:r>
                <m:d>
                  <m:dPr>
                    <m:begChr m:val="["/>
                    <m:endChr m:val="]"/>
                    <m:ctrlPr>
                      <w:rPr>
                        <w:rFonts w:ascii="Cambria Math" w:eastAsia="Times New Roman" w:hAnsi="Cambria Math" w:cs="Times New Roman"/>
                        <w:i/>
                      </w:rPr>
                    </m:ctrlPr>
                  </m:dPr>
                  <m:e>
                    <m:r>
                      <w:rPr>
                        <w:rFonts w:ascii="Cambria Math" w:eastAsia="Times New Roman" w:hAnsi="Cambria Math" w:cs="Times New Roman"/>
                      </w:rPr>
                      <m:t>i,j</m:t>
                    </m:r>
                  </m:e>
                </m:d>
                <m:r>
                  <w:rPr>
                    <w:rFonts w:ascii="Cambria Math" w:eastAsia="Times New Roman" w:hAnsi="Cambria Math" w:cs="Times New Roman"/>
                  </w:rPr>
                  <m:t>=ηcal</m:t>
                </m:r>
                <m:nary>
                  <m:naryPr>
                    <m:chr m:val="∑"/>
                    <m:limLoc m:val="subSup"/>
                    <m:ctrlPr>
                      <w:rPr>
                        <w:rFonts w:ascii="Cambria Math" w:eastAsia="Times New Roman" w:hAnsi="Cambria Math" w:cs="Times New Roman"/>
                        <w:i/>
                      </w:rPr>
                    </m:ctrlPr>
                  </m:naryPr>
                  <m:sub>
                    <m:r>
                      <w:rPr>
                        <w:rFonts w:ascii="Cambria Math" w:eastAsia="Times New Roman" w:hAnsi="Cambria Math" w:cs="Times New Roman"/>
                      </w:rPr>
                      <m:t>y=1</m:t>
                    </m:r>
                  </m:sub>
                  <m:sup>
                    <m:r>
                      <w:rPr>
                        <w:rFonts w:ascii="Cambria Math" w:eastAsia="Times New Roman" w:hAnsi="Cambria Math" w:cs="Times New Roman"/>
                      </w:rPr>
                      <m:t>y=nyg</m:t>
                    </m:r>
                    <m:r>
                      <w:rPr>
                        <w:rFonts w:ascii="Cambria Math" w:eastAsia="Times New Roman" w:hAnsi="Cambria Math" w:cs="Times New Roman"/>
                      </w:rPr>
                      <m:t>rp</m:t>
                    </m:r>
                  </m:sup>
                  <m:e>
                    <m:r>
                      <w:rPr>
                        <w:rFonts w:ascii="Cambria Math" w:eastAsia="Times New Roman" w:hAnsi="Cambria Math" w:cs="Times New Roman"/>
                      </w:rPr>
                      <m:t>η[m,y]z</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I</m:t>
                            </m:r>
                            <m:d>
                              <m:dPr>
                                <m:begChr m:val="["/>
                                <m:endChr m:val="]"/>
                                <m:ctrlPr>
                                  <w:rPr>
                                    <w:rFonts w:ascii="Cambria Math" w:eastAsia="Times New Roman" w:hAnsi="Cambria Math" w:cs="Times New Roman"/>
                                    <w:i/>
                                  </w:rPr>
                                </m:ctrlPr>
                              </m:dPr>
                              <m:e>
                                <m:r>
                                  <w:rPr>
                                    <w:rFonts w:ascii="Cambria Math" w:eastAsia="Times New Roman" w:hAnsi="Cambria Math" w:cs="Times New Roman"/>
                                  </w:rPr>
                                  <m:t>i,y</m:t>
                                </m:r>
                              </m:e>
                            </m:d>
                          </m:num>
                          <m:den>
                            <m:r>
                              <w:rPr>
                                <w:rFonts w:ascii="Cambria Math" w:eastAsia="Times New Roman" w:hAnsi="Cambria Math" w:cs="Times New Roman"/>
                              </w:rPr>
                              <m:t>T[i,y]</m:t>
                            </m:r>
                          </m:den>
                        </m:f>
                      </m:e>
                    </m:d>
                  </m:e>
                </m:nary>
              </m:oMath>
            </m:oMathPara>
          </w:p>
        </w:tc>
        <w:tc>
          <w:tcPr>
            <w:tcW w:w="1276" w:type="dxa"/>
            <w:vAlign w:val="center"/>
          </w:tcPr>
          <w:p w14:paraId="1B2CA0C1" w14:textId="142BEF5B" w:rsidR="006168E3" w:rsidRPr="00A40C6C" w:rsidRDefault="00B15923" w:rsidP="006168E3">
            <w:pPr>
              <w:spacing w:after="0" w:line="276" w:lineRule="auto"/>
              <w:rPr>
                <w:rFonts w:ascii="Times New Roman" w:eastAsia="Times New Roman" w:hAnsi="Times New Roman" w:cs="Times New Roman"/>
              </w:rPr>
            </w:pPr>
            <w:r>
              <w:rPr>
                <w:rFonts w:ascii="Times New Roman" w:eastAsia="Times New Roman" w:hAnsi="Times New Roman" w:cs="Times New Roman"/>
              </w:rPr>
              <w:t>/</w:t>
            </w:r>
          </w:p>
        </w:tc>
      </w:tr>
      <w:tr w:rsidR="006168E3" w:rsidRPr="006A4955" w14:paraId="7CAA4753" w14:textId="2E8BE923" w:rsidTr="007C5C56">
        <w:trPr>
          <w:trHeight w:val="275"/>
        </w:trPr>
        <w:tc>
          <w:tcPr>
            <w:tcW w:w="1384" w:type="dxa"/>
            <w:vMerge/>
          </w:tcPr>
          <w:p w14:paraId="7ECB25C3" w14:textId="77777777" w:rsidR="006168E3" w:rsidRPr="006A4955" w:rsidRDefault="006168E3" w:rsidP="002F7305">
            <w:pPr>
              <w:rPr>
                <w:b/>
              </w:rPr>
            </w:pPr>
          </w:p>
        </w:tc>
        <w:tc>
          <w:tcPr>
            <w:tcW w:w="1134" w:type="dxa"/>
            <w:vAlign w:val="center"/>
          </w:tcPr>
          <w:p w14:paraId="52749968" w14:textId="77777777" w:rsidR="006168E3" w:rsidRPr="006A4955" w:rsidRDefault="006168E3" w:rsidP="002F7305">
            <w:pPr>
              <w:rPr>
                <w:i/>
              </w:rPr>
            </w:pPr>
            <w:r w:rsidRPr="006A4955">
              <w:rPr>
                <w:i/>
                <w:color w:val="000000"/>
              </w:rPr>
              <w:t>η</w:t>
            </w:r>
            <w:r>
              <w:rPr>
                <w:i/>
                <w:color w:val="000000"/>
              </w:rPr>
              <w:t>cal</w:t>
            </w:r>
          </w:p>
        </w:tc>
        <w:tc>
          <w:tcPr>
            <w:tcW w:w="2268" w:type="dxa"/>
            <w:vAlign w:val="center"/>
          </w:tcPr>
          <w:p w14:paraId="5E2E1674" w14:textId="115246BC" w:rsidR="006168E3" w:rsidRPr="00C2118F" w:rsidRDefault="006168E3" w:rsidP="00991B61">
            <w:r>
              <w:t>Scaling and c</w:t>
            </w:r>
            <w:r w:rsidRPr="00C2118F">
              <w:t>alibration factor number of respiratory contacts</w:t>
            </w:r>
            <w:r>
              <w:t xml:space="preserve"> </w:t>
            </w:r>
          </w:p>
        </w:tc>
        <w:tc>
          <w:tcPr>
            <w:tcW w:w="1559" w:type="dxa"/>
          </w:tcPr>
          <w:p w14:paraId="29203AA8" w14:textId="77777777" w:rsidR="006168E3" w:rsidRPr="006A4955" w:rsidRDefault="006168E3" w:rsidP="002F7305"/>
        </w:tc>
        <w:tc>
          <w:tcPr>
            <w:tcW w:w="5387" w:type="dxa"/>
            <w:gridSpan w:val="2"/>
          </w:tcPr>
          <w:p w14:paraId="547702B1" w14:textId="77777777" w:rsidR="006168E3" w:rsidRPr="006A4955" w:rsidRDefault="006168E3" w:rsidP="00C2118F">
            <w:r>
              <w:t>Scales respiratory contacts to annual number of contacts and calibrates to</w:t>
            </w:r>
            <w:r w:rsidRPr="006A4955">
              <w:t xml:space="preserve"> </w:t>
            </w:r>
            <w:r>
              <w:t>TB incidence</w:t>
            </w:r>
          </w:p>
          <w:p w14:paraId="74AF1AF6" w14:textId="4DA27434" w:rsidR="006168E3" w:rsidRPr="006A4955" w:rsidRDefault="006168E3" w:rsidP="00C2118F"/>
        </w:tc>
        <w:tc>
          <w:tcPr>
            <w:tcW w:w="1276" w:type="dxa"/>
          </w:tcPr>
          <w:p w14:paraId="487BA846" w14:textId="027BA10C" w:rsidR="006168E3" w:rsidRPr="006A4955" w:rsidRDefault="00B15923" w:rsidP="00C2118F">
            <w:r>
              <w:t>7.5</w:t>
            </w:r>
          </w:p>
        </w:tc>
      </w:tr>
      <w:tr w:rsidR="006168E3" w:rsidRPr="006A4955" w14:paraId="503B37B8" w14:textId="6A308009" w:rsidTr="007C5C56">
        <w:trPr>
          <w:trHeight w:val="559"/>
        </w:trPr>
        <w:tc>
          <w:tcPr>
            <w:tcW w:w="1384" w:type="dxa"/>
            <w:vMerge/>
          </w:tcPr>
          <w:p w14:paraId="2B7F3403" w14:textId="77777777" w:rsidR="006168E3" w:rsidRPr="006A4955" w:rsidRDefault="006168E3" w:rsidP="002F7305">
            <w:pPr>
              <w:rPr>
                <w:b/>
              </w:rPr>
            </w:pPr>
          </w:p>
        </w:tc>
        <w:tc>
          <w:tcPr>
            <w:tcW w:w="1134" w:type="dxa"/>
            <w:vAlign w:val="center"/>
          </w:tcPr>
          <w:p w14:paraId="49FB307B" w14:textId="77777777" w:rsidR="006168E3" w:rsidRPr="006A4955" w:rsidRDefault="006168E3" w:rsidP="002F7305">
            <w:pPr>
              <w:rPr>
                <w:i/>
              </w:rPr>
            </w:pPr>
            <w:r w:rsidRPr="006A4955">
              <w:rPr>
                <w:i/>
                <w:color w:val="000000"/>
              </w:rPr>
              <w:t xml:space="preserve">η[m,y] </w:t>
            </w:r>
          </w:p>
        </w:tc>
        <w:tc>
          <w:tcPr>
            <w:tcW w:w="2268" w:type="dxa"/>
            <w:vAlign w:val="center"/>
          </w:tcPr>
          <w:p w14:paraId="447FACE9" w14:textId="77777777" w:rsidR="006168E3" w:rsidRPr="006A4955" w:rsidRDefault="006168E3" w:rsidP="00C2118F">
            <w:r>
              <w:t>Daily n</w:t>
            </w:r>
            <w:r w:rsidRPr="006A4955">
              <w:t>umber of respiratory contacts</w:t>
            </w:r>
            <w:r>
              <w:t xml:space="preserve"> </w:t>
            </w:r>
            <w:r w:rsidRPr="006A4955">
              <w:t xml:space="preserve">by age group </w:t>
            </w:r>
            <w:r w:rsidRPr="006A4955">
              <w:rPr>
                <w:i/>
              </w:rPr>
              <w:t>m</w:t>
            </w:r>
            <w:r w:rsidRPr="006A4955">
              <w:t xml:space="preserve"> and contacts in age group </w:t>
            </w:r>
            <w:r w:rsidRPr="006A4955">
              <w:rPr>
                <w:i/>
              </w:rPr>
              <w:t>y</w:t>
            </w:r>
          </w:p>
        </w:tc>
        <w:tc>
          <w:tcPr>
            <w:tcW w:w="1559" w:type="dxa"/>
          </w:tcPr>
          <w:p w14:paraId="71193265" w14:textId="77777777" w:rsidR="006168E3" w:rsidRPr="006A4955" w:rsidRDefault="006168E3" w:rsidP="002F7305">
            <w:r w:rsidRPr="006A4955">
              <w:t>Varies by age group</w:t>
            </w:r>
          </w:p>
        </w:tc>
        <w:tc>
          <w:tcPr>
            <w:tcW w:w="5387" w:type="dxa"/>
            <w:gridSpan w:val="2"/>
          </w:tcPr>
          <w:p w14:paraId="6EAF3F08" w14:textId="77777777" w:rsidR="006168E3" w:rsidRPr="006A4955" w:rsidRDefault="006168E3" w:rsidP="002F7305">
            <w:r w:rsidRPr="006A4955">
              <w:t>Calibrated</w:t>
            </w:r>
            <w:r>
              <w:t xml:space="preserve"> by </w:t>
            </w:r>
            <w:r w:rsidRPr="006A4955">
              <w:rPr>
                <w:i/>
                <w:color w:val="000000"/>
              </w:rPr>
              <w:t>η</w:t>
            </w:r>
            <w:r>
              <w:rPr>
                <w:i/>
                <w:color w:val="000000"/>
              </w:rPr>
              <w:t>cal</w:t>
            </w:r>
            <w:r w:rsidRPr="006A4955">
              <w:t xml:space="preserve"> to match TB incidence </w:t>
            </w:r>
          </w:p>
          <w:p w14:paraId="5411F6F0" w14:textId="77777777" w:rsidR="006168E3" w:rsidRPr="006A4955" w:rsidRDefault="006168E3" w:rsidP="002F7305">
            <w:r w:rsidRPr="006A4955">
              <w:t xml:space="preserve">Initial values and mixing patterns taken from Read </w:t>
            </w:r>
            <w:r w:rsidRPr="006A4955">
              <w:rPr>
                <w:i/>
              </w:rPr>
              <w:t>et al</w:t>
            </w:r>
            <w:r w:rsidRPr="006A4955">
              <w:t xml:space="preserve"> 2014.</w:t>
            </w:r>
          </w:p>
        </w:tc>
        <w:tc>
          <w:tcPr>
            <w:tcW w:w="1276" w:type="dxa"/>
          </w:tcPr>
          <w:p w14:paraId="61ACBF3F" w14:textId="5BDE0C6B" w:rsidR="006168E3" w:rsidRPr="006A4955" w:rsidRDefault="00B15923" w:rsidP="002F7305">
            <w:r>
              <w:t>/</w:t>
            </w:r>
          </w:p>
        </w:tc>
      </w:tr>
      <w:tr w:rsidR="006168E3" w:rsidRPr="006A4955" w14:paraId="57EE4CCD" w14:textId="478A6C83" w:rsidTr="007C5C56">
        <w:trPr>
          <w:trHeight w:val="1115"/>
        </w:trPr>
        <w:tc>
          <w:tcPr>
            <w:tcW w:w="1384" w:type="dxa"/>
            <w:vMerge/>
          </w:tcPr>
          <w:p w14:paraId="0AD56237" w14:textId="77777777" w:rsidR="006168E3" w:rsidRPr="006A4955" w:rsidRDefault="006168E3" w:rsidP="002F7305">
            <w:pPr>
              <w:rPr>
                <w:b/>
              </w:rPr>
            </w:pPr>
          </w:p>
        </w:tc>
        <w:tc>
          <w:tcPr>
            <w:tcW w:w="1134" w:type="dxa"/>
            <w:vAlign w:val="center"/>
          </w:tcPr>
          <w:p w14:paraId="37259FB0" w14:textId="77777777" w:rsidR="006168E3" w:rsidRPr="006A4955" w:rsidRDefault="006168E3" w:rsidP="002F7305">
            <w:pPr>
              <w:rPr>
                <w:i/>
              </w:rPr>
            </w:pPr>
            <w:r w:rsidRPr="006A4955">
              <w:rPr>
                <w:i/>
              </w:rPr>
              <w:t>z</w:t>
            </w:r>
          </w:p>
        </w:tc>
        <w:tc>
          <w:tcPr>
            <w:tcW w:w="2268" w:type="dxa"/>
            <w:vAlign w:val="center"/>
          </w:tcPr>
          <w:p w14:paraId="396BF642" w14:textId="77777777" w:rsidR="006168E3" w:rsidRPr="006A4955" w:rsidRDefault="006168E3" w:rsidP="002F7305">
            <w:r w:rsidRPr="006A4955">
              <w:t>Probability of transmission per respiratory contact between an Infectious and Susceptible</w:t>
            </w:r>
          </w:p>
        </w:tc>
        <w:tc>
          <w:tcPr>
            <w:tcW w:w="1559" w:type="dxa"/>
          </w:tcPr>
          <w:p w14:paraId="7DD31B36" w14:textId="77777777" w:rsidR="006168E3" w:rsidRPr="006A4955" w:rsidRDefault="006168E3" w:rsidP="002F7305"/>
        </w:tc>
        <w:tc>
          <w:tcPr>
            <w:tcW w:w="2835" w:type="dxa"/>
          </w:tcPr>
          <w:p w14:paraId="26C7F3A2" w14:textId="77777777" w:rsidR="006168E3" w:rsidRPr="006A4955" w:rsidRDefault="006168E3" w:rsidP="002F7305">
            <w:r w:rsidRPr="006A4955">
              <w:t>0.1</w:t>
            </w:r>
          </w:p>
        </w:tc>
        <w:tc>
          <w:tcPr>
            <w:tcW w:w="2552" w:type="dxa"/>
          </w:tcPr>
          <w:p w14:paraId="5FDA61FF" w14:textId="77777777" w:rsidR="006168E3" w:rsidRPr="006A4955" w:rsidRDefault="006168E3" w:rsidP="002F7305">
            <w:r w:rsidRPr="006A4955">
              <w:rPr>
                <w:rFonts w:eastAsia="Arial Unicode MS"/>
                <w:lang w:val="en-US"/>
              </w:rPr>
              <w:t>Dye et al 2008</w:t>
            </w:r>
          </w:p>
        </w:tc>
        <w:tc>
          <w:tcPr>
            <w:tcW w:w="1276" w:type="dxa"/>
          </w:tcPr>
          <w:p w14:paraId="2471B2C9" w14:textId="708F5484" w:rsidR="006168E3" w:rsidRPr="006A4955" w:rsidRDefault="00B15923" w:rsidP="006168E3">
            <w:r>
              <w:t>0.1</w:t>
            </w:r>
          </w:p>
        </w:tc>
      </w:tr>
      <w:tr w:rsidR="006168E3" w:rsidRPr="006A4955" w14:paraId="05FF5BC4" w14:textId="4519A85B" w:rsidTr="007C5C56">
        <w:trPr>
          <w:trHeight w:val="1538"/>
        </w:trPr>
        <w:tc>
          <w:tcPr>
            <w:tcW w:w="1384" w:type="dxa"/>
            <w:vMerge w:val="restart"/>
          </w:tcPr>
          <w:p w14:paraId="6C053427" w14:textId="77777777" w:rsidR="006168E3" w:rsidRPr="006A4955" w:rsidRDefault="006168E3" w:rsidP="002F7305">
            <w:pPr>
              <w:rPr>
                <w:b/>
              </w:rPr>
            </w:pPr>
            <w:r w:rsidRPr="006A4955">
              <w:rPr>
                <w:b/>
              </w:rPr>
              <w:lastRenderedPageBreak/>
              <w:t>Progression</w:t>
            </w:r>
          </w:p>
        </w:tc>
        <w:tc>
          <w:tcPr>
            <w:tcW w:w="1134" w:type="dxa"/>
            <w:vAlign w:val="center"/>
          </w:tcPr>
          <w:p w14:paraId="1EAEBAA6" w14:textId="77777777" w:rsidR="006168E3" w:rsidRPr="006A4955" w:rsidRDefault="006168E3" w:rsidP="002F7305">
            <w:pPr>
              <w:rPr>
                <w:i/>
              </w:rPr>
            </w:pPr>
            <w:r w:rsidRPr="006A4955">
              <w:rPr>
                <w:i/>
              </w:rPr>
              <w:t>p[j]</w:t>
            </w:r>
          </w:p>
        </w:tc>
        <w:tc>
          <w:tcPr>
            <w:tcW w:w="2268" w:type="dxa"/>
            <w:vAlign w:val="center"/>
          </w:tcPr>
          <w:p w14:paraId="303B3D29" w14:textId="277FE466" w:rsidR="006168E3" w:rsidRPr="006A4955" w:rsidRDefault="006168E3" w:rsidP="002F7305">
            <w:r>
              <w:t xml:space="preserve">Proportion of </w:t>
            </w:r>
            <w:r w:rsidRPr="006A4955">
              <w:t>(re-)</w:t>
            </w:r>
            <w:r>
              <w:t xml:space="preserve"> </w:t>
            </w:r>
            <w:r w:rsidRPr="006A4955">
              <w:t>infected Susceptible, Latents or Recovereds which develop active TB</w:t>
            </w:r>
            <w:r w:rsidR="006A2C37">
              <w:t xml:space="preserve"> </w:t>
            </w:r>
          </w:p>
        </w:tc>
        <w:tc>
          <w:tcPr>
            <w:tcW w:w="1559" w:type="dxa"/>
          </w:tcPr>
          <w:p w14:paraId="6BA612FA" w14:textId="77777777" w:rsidR="006168E3" w:rsidRPr="006A4955" w:rsidRDefault="006168E3" w:rsidP="002F7305">
            <w:r w:rsidRPr="006A4955">
              <w:t>Varies by age</w:t>
            </w:r>
          </w:p>
          <w:p w14:paraId="5D32ECCA" w14:textId="77777777" w:rsidR="006168E3" w:rsidRPr="006A4955" w:rsidRDefault="006168E3" w:rsidP="002F7305"/>
        </w:tc>
        <w:tc>
          <w:tcPr>
            <w:tcW w:w="2835" w:type="dxa"/>
            <w:vAlign w:val="center"/>
          </w:tcPr>
          <w:p w14:paraId="05B2F7D9" w14:textId="77777777" w:rsidR="006168E3" w:rsidRPr="006A4955" w:rsidRDefault="006168E3" w:rsidP="002F7305">
            <w:r w:rsidRPr="006A4955">
              <w:rPr>
                <w:i/>
              </w:rPr>
              <w:t>p[ j &lt; 15]</w:t>
            </w:r>
            <w:r w:rsidRPr="006A4955">
              <w:t xml:space="preserve"> = 0.02 (0.01-0.06);</w:t>
            </w:r>
          </w:p>
          <w:p w14:paraId="3DDAF9FA" w14:textId="77777777" w:rsidR="006168E3" w:rsidRPr="006A4955" w:rsidRDefault="006168E3" w:rsidP="002F7305">
            <w:r w:rsidRPr="006A4955">
              <w:rPr>
                <w:i/>
              </w:rPr>
              <w:t xml:space="preserve">p[ j  </w:t>
            </w:r>
            <w:r w:rsidRPr="006A4955">
              <w:rPr>
                <w:rFonts w:eastAsia="MS Gothic"/>
                <w:color w:val="000000"/>
              </w:rPr>
              <w:t xml:space="preserve">≥ </w:t>
            </w:r>
            <w:r w:rsidRPr="006A4955">
              <w:rPr>
                <w:i/>
              </w:rPr>
              <w:t xml:space="preserve">15, &lt;65] </w:t>
            </w:r>
            <w:r w:rsidRPr="006A4955">
              <w:t>= 0.15 (0.08 – 0.25)</w:t>
            </w:r>
          </w:p>
          <w:p w14:paraId="14B4C3DD" w14:textId="0C38E501" w:rsidR="006168E3" w:rsidRPr="006A4955" w:rsidRDefault="006168E3" w:rsidP="00FA2B31">
            <w:proofErr w:type="gramStart"/>
            <w:r w:rsidRPr="006A4955">
              <w:rPr>
                <w:i/>
              </w:rPr>
              <w:t>p</w:t>
            </w:r>
            <w:proofErr w:type="gramEnd"/>
            <w:r w:rsidRPr="006A4955">
              <w:rPr>
                <w:i/>
              </w:rPr>
              <w:t xml:space="preserve">[ j  </w:t>
            </w:r>
            <w:r w:rsidRPr="006A4955">
              <w:rPr>
                <w:rFonts w:eastAsia="MS Gothic"/>
                <w:color w:val="000000"/>
              </w:rPr>
              <w:t xml:space="preserve">≥ </w:t>
            </w:r>
            <w:r w:rsidRPr="006A4955">
              <w:rPr>
                <w:i/>
              </w:rPr>
              <w:t xml:space="preserve">65] </w:t>
            </w:r>
            <w:r w:rsidRPr="006A4955">
              <w:t xml:space="preserve">= </w:t>
            </w:r>
            <w:r>
              <w:t>0.08-0.5</w:t>
            </w:r>
          </w:p>
        </w:tc>
        <w:tc>
          <w:tcPr>
            <w:tcW w:w="2552" w:type="dxa"/>
          </w:tcPr>
          <w:p w14:paraId="75CAB92B" w14:textId="7D7063AB" w:rsidR="006168E3" w:rsidRPr="006A4955" w:rsidRDefault="006168E3" w:rsidP="002F7305">
            <w:pPr>
              <w:rPr>
                <w:rFonts w:eastAsia="Arial Unicode MS"/>
                <w:lang w:val="en-US"/>
              </w:rPr>
            </w:pPr>
            <w:r>
              <w:rPr>
                <w:rFonts w:eastAsia="Arial Unicode MS"/>
                <w:lang w:val="en-US"/>
              </w:rPr>
              <w:t>Elderly range based on adult and HIV-positive ranges</w:t>
            </w:r>
          </w:p>
          <w:p w14:paraId="7D2E9630" w14:textId="77777777" w:rsidR="006168E3" w:rsidRPr="006A4955" w:rsidRDefault="006168E3" w:rsidP="002F7305">
            <w:pPr>
              <w:rPr>
                <w:rFonts w:eastAsia="Arial Unicode MS"/>
                <w:lang w:val="en-US"/>
              </w:rPr>
            </w:pPr>
            <w:r w:rsidRPr="006A4955">
              <w:rPr>
                <w:rFonts w:eastAsia="Arial Unicode MS"/>
                <w:lang w:val="en-US"/>
              </w:rPr>
              <w:t>Abu Raddad et al 2009</w:t>
            </w:r>
          </w:p>
          <w:p w14:paraId="7F449B1B" w14:textId="77777777" w:rsidR="006168E3" w:rsidRPr="006A4955" w:rsidRDefault="006168E3" w:rsidP="002F7305">
            <w:pPr>
              <w:rPr>
                <w:rFonts w:eastAsia="Arial Unicode MS"/>
                <w:lang w:val="en-US"/>
              </w:rPr>
            </w:pPr>
            <w:r w:rsidRPr="006A4955">
              <w:rPr>
                <w:rFonts w:eastAsia="Arial Unicode MS"/>
                <w:lang w:val="en-US"/>
              </w:rPr>
              <w:t>Dye et al 2008</w:t>
            </w:r>
          </w:p>
        </w:tc>
        <w:tc>
          <w:tcPr>
            <w:tcW w:w="1276" w:type="dxa"/>
          </w:tcPr>
          <w:p w14:paraId="669AB9E9" w14:textId="65EF2839" w:rsidR="00B15923" w:rsidRPr="006A4955" w:rsidRDefault="00B15923" w:rsidP="00B15923">
            <w:proofErr w:type="gramStart"/>
            <w:r w:rsidRPr="006A4955">
              <w:rPr>
                <w:i/>
              </w:rPr>
              <w:t>p</w:t>
            </w:r>
            <w:proofErr w:type="gramEnd"/>
            <w:r w:rsidRPr="006A4955">
              <w:rPr>
                <w:i/>
              </w:rPr>
              <w:t>[ j &lt; 15]</w:t>
            </w:r>
            <w:r w:rsidRPr="006A4955">
              <w:t xml:space="preserve"> = </w:t>
            </w:r>
            <w:r>
              <w:t>0.028</w:t>
            </w:r>
          </w:p>
          <w:p w14:paraId="58DAFF8D" w14:textId="48496B6E" w:rsidR="00B15923" w:rsidRPr="006A4955" w:rsidRDefault="00B15923" w:rsidP="00B15923">
            <w:proofErr w:type="gramStart"/>
            <w:r w:rsidRPr="006A4955">
              <w:rPr>
                <w:i/>
              </w:rPr>
              <w:t>p</w:t>
            </w:r>
            <w:proofErr w:type="gramEnd"/>
            <w:r w:rsidRPr="006A4955">
              <w:rPr>
                <w:i/>
              </w:rPr>
              <w:t xml:space="preserve">[ j </w:t>
            </w:r>
            <w:r w:rsidRPr="006A4955">
              <w:rPr>
                <w:rFonts w:eastAsia="MS Gothic"/>
                <w:color w:val="000000"/>
              </w:rPr>
              <w:t>≥</w:t>
            </w:r>
            <w:r>
              <w:rPr>
                <w:i/>
              </w:rPr>
              <w:t xml:space="preserve">15, </w:t>
            </w:r>
            <w:r w:rsidRPr="006A4955">
              <w:rPr>
                <w:i/>
              </w:rPr>
              <w:t xml:space="preserve">&lt;65] </w:t>
            </w:r>
            <w:r w:rsidRPr="006A4955">
              <w:t xml:space="preserve">= </w:t>
            </w:r>
            <w:r>
              <w:t>0.147</w:t>
            </w:r>
          </w:p>
          <w:p w14:paraId="045C93F6" w14:textId="70C08CE7" w:rsidR="006168E3" w:rsidRPr="006A4955" w:rsidRDefault="00B15923" w:rsidP="00B15923">
            <w:pPr>
              <w:rPr>
                <w:rFonts w:eastAsia="Arial Unicode MS"/>
                <w:lang w:val="en-US"/>
              </w:rPr>
            </w:pPr>
            <w:proofErr w:type="gramStart"/>
            <w:r>
              <w:rPr>
                <w:i/>
              </w:rPr>
              <w:t>p</w:t>
            </w:r>
            <w:proofErr w:type="gramEnd"/>
            <w:r>
              <w:rPr>
                <w:i/>
              </w:rPr>
              <w:t>[ j</w:t>
            </w:r>
            <w:r w:rsidRPr="006A4955">
              <w:rPr>
                <w:i/>
              </w:rPr>
              <w:t xml:space="preserve"> </w:t>
            </w:r>
            <w:r w:rsidRPr="006A4955">
              <w:rPr>
                <w:rFonts w:eastAsia="MS Gothic"/>
                <w:color w:val="000000"/>
              </w:rPr>
              <w:t>≥</w:t>
            </w:r>
            <w:r w:rsidRPr="006A4955">
              <w:rPr>
                <w:i/>
              </w:rPr>
              <w:t xml:space="preserve">65] </w:t>
            </w:r>
            <w:r w:rsidRPr="006A4955">
              <w:t xml:space="preserve">= </w:t>
            </w:r>
            <w:r>
              <w:t>0.4</w:t>
            </w:r>
          </w:p>
        </w:tc>
      </w:tr>
      <w:tr w:rsidR="006168E3" w:rsidRPr="006A4955" w14:paraId="20B15A2B" w14:textId="47C741E9" w:rsidTr="007C5C56">
        <w:trPr>
          <w:trHeight w:val="1092"/>
        </w:trPr>
        <w:tc>
          <w:tcPr>
            <w:tcW w:w="1384" w:type="dxa"/>
            <w:vMerge/>
          </w:tcPr>
          <w:p w14:paraId="3070128B" w14:textId="77777777" w:rsidR="006168E3" w:rsidRPr="006A4955" w:rsidRDefault="006168E3" w:rsidP="002F7305">
            <w:pPr>
              <w:rPr>
                <w:b/>
              </w:rPr>
            </w:pPr>
          </w:p>
        </w:tc>
        <w:tc>
          <w:tcPr>
            <w:tcW w:w="1134" w:type="dxa"/>
            <w:vAlign w:val="center"/>
          </w:tcPr>
          <w:p w14:paraId="56843C01" w14:textId="77777777" w:rsidR="006168E3" w:rsidRPr="006A4955" w:rsidRDefault="006168E3" w:rsidP="002F7305">
            <w:pPr>
              <w:rPr>
                <w:i/>
                <w:vertAlign w:val="subscript"/>
              </w:rPr>
            </w:pPr>
            <w:r w:rsidRPr="006A4955">
              <w:rPr>
                <w:i/>
              </w:rPr>
              <w:t>x</w:t>
            </w:r>
          </w:p>
          <w:p w14:paraId="29FEE694" w14:textId="77777777" w:rsidR="006168E3" w:rsidRPr="006A4955" w:rsidRDefault="006168E3" w:rsidP="002F7305">
            <w:pPr>
              <w:rPr>
                <w:i/>
                <w:vertAlign w:val="subscript"/>
              </w:rPr>
            </w:pPr>
          </w:p>
        </w:tc>
        <w:tc>
          <w:tcPr>
            <w:tcW w:w="2268" w:type="dxa"/>
            <w:vAlign w:val="center"/>
          </w:tcPr>
          <w:p w14:paraId="32E08B0A" w14:textId="77777777" w:rsidR="006168E3" w:rsidRPr="006A4955" w:rsidRDefault="006168E3" w:rsidP="002F7305">
            <w:r w:rsidRPr="006A4955">
              <w:t>Protection from developing active TB due to being latently infected or recovered from infection</w:t>
            </w:r>
          </w:p>
        </w:tc>
        <w:tc>
          <w:tcPr>
            <w:tcW w:w="1559" w:type="dxa"/>
          </w:tcPr>
          <w:p w14:paraId="6B42DF37" w14:textId="77777777" w:rsidR="006168E3" w:rsidRPr="006A4955" w:rsidRDefault="006168E3" w:rsidP="002F7305">
            <w:pPr>
              <w:rPr>
                <w:rFonts w:eastAsia="Arial Unicode MS"/>
                <w:lang w:val="en-US"/>
              </w:rPr>
            </w:pPr>
            <w:r w:rsidRPr="006A4955">
              <w:rPr>
                <w:rFonts w:eastAsia="Arial Unicode MS"/>
                <w:i/>
                <w:lang w:val="en-US"/>
              </w:rPr>
              <w:t xml:space="preserve">(1-x) </w:t>
            </w:r>
            <w:r w:rsidRPr="006A4955">
              <w:rPr>
                <w:rFonts w:eastAsia="Arial Unicode MS"/>
                <w:lang w:val="en-US"/>
              </w:rPr>
              <w:t>is the value for the level of protection afforded (e.g. here 65% in HIV negatives)</w:t>
            </w:r>
          </w:p>
        </w:tc>
        <w:tc>
          <w:tcPr>
            <w:tcW w:w="2835" w:type="dxa"/>
            <w:vAlign w:val="center"/>
          </w:tcPr>
          <w:p w14:paraId="7F7A1FFC" w14:textId="77777777" w:rsidR="006168E3" w:rsidRPr="006A4955" w:rsidRDefault="006168E3" w:rsidP="002F7305">
            <w:r w:rsidRPr="006A4955">
              <w:rPr>
                <w:i/>
              </w:rPr>
              <w:t>x</w:t>
            </w:r>
            <w:r w:rsidRPr="006A4955">
              <w:t xml:space="preserve"> = 0.35 (0.25 – 0.45) </w:t>
            </w:r>
          </w:p>
          <w:p w14:paraId="0B2A130A" w14:textId="77777777" w:rsidR="006168E3" w:rsidRPr="006A4955" w:rsidRDefault="006168E3" w:rsidP="002F7305">
            <w:pPr>
              <w:rPr>
                <w:rFonts w:eastAsia="Arial Unicode MS"/>
                <w:lang w:val="en-US"/>
              </w:rPr>
            </w:pPr>
          </w:p>
        </w:tc>
        <w:tc>
          <w:tcPr>
            <w:tcW w:w="2552" w:type="dxa"/>
          </w:tcPr>
          <w:p w14:paraId="68293049" w14:textId="77777777" w:rsidR="006168E3" w:rsidRPr="006A4955" w:rsidRDefault="006168E3" w:rsidP="002F7305">
            <w:pPr>
              <w:rPr>
                <w:rFonts w:eastAsia="Arial Unicode MS"/>
                <w:lang w:val="en-US"/>
              </w:rPr>
            </w:pPr>
            <w:r w:rsidRPr="006A4955">
              <w:rPr>
                <w:rFonts w:eastAsia="Arial Unicode MS"/>
                <w:lang w:val="en-US"/>
              </w:rPr>
              <w:t>Abu Raddad et al 2009</w:t>
            </w:r>
          </w:p>
          <w:p w14:paraId="0F2E4F91" w14:textId="77777777" w:rsidR="006168E3" w:rsidRDefault="006168E3" w:rsidP="002F7305">
            <w:pPr>
              <w:rPr>
                <w:rFonts w:eastAsia="Arial Unicode MS"/>
                <w:lang w:val="en-US"/>
              </w:rPr>
            </w:pPr>
            <w:r w:rsidRPr="006A4955">
              <w:rPr>
                <w:rFonts w:eastAsia="Arial Unicode MS"/>
                <w:lang w:val="en-US"/>
              </w:rPr>
              <w:t>Dye et al 2008</w:t>
            </w:r>
          </w:p>
          <w:p w14:paraId="7EAF287E" w14:textId="77777777" w:rsidR="006168E3" w:rsidRPr="006A4955" w:rsidRDefault="006168E3" w:rsidP="002F7305">
            <w:pPr>
              <w:rPr>
                <w:rFonts w:eastAsia="Arial Unicode MS"/>
                <w:lang w:val="en-US"/>
              </w:rPr>
            </w:pPr>
            <w:r>
              <w:rPr>
                <w:rFonts w:eastAsia="Arial Unicode MS"/>
                <w:lang w:val="en-US"/>
              </w:rPr>
              <w:t>Gomes et al 2007</w:t>
            </w:r>
          </w:p>
        </w:tc>
        <w:tc>
          <w:tcPr>
            <w:tcW w:w="1276" w:type="dxa"/>
          </w:tcPr>
          <w:p w14:paraId="081A828F" w14:textId="77777777" w:rsidR="006168E3" w:rsidRDefault="006168E3">
            <w:pPr>
              <w:rPr>
                <w:rFonts w:eastAsia="Arial Unicode MS"/>
                <w:lang w:val="en-US"/>
              </w:rPr>
            </w:pPr>
          </w:p>
          <w:p w14:paraId="7C0F5C3F" w14:textId="77777777" w:rsidR="006168E3" w:rsidRDefault="006168E3">
            <w:pPr>
              <w:rPr>
                <w:rFonts w:eastAsia="Arial Unicode MS"/>
                <w:lang w:val="en-US"/>
              </w:rPr>
            </w:pPr>
          </w:p>
          <w:p w14:paraId="42386228" w14:textId="15B0E9C8" w:rsidR="006168E3" w:rsidRPr="006A4955" w:rsidRDefault="00B15923" w:rsidP="006168E3">
            <w:pPr>
              <w:rPr>
                <w:rFonts w:eastAsia="Arial Unicode MS"/>
                <w:lang w:val="en-US"/>
              </w:rPr>
            </w:pPr>
            <w:r>
              <w:rPr>
                <w:rFonts w:eastAsia="Arial Unicode MS"/>
                <w:lang w:val="en-US"/>
              </w:rPr>
              <w:t>0.30</w:t>
            </w:r>
          </w:p>
        </w:tc>
      </w:tr>
      <w:tr w:rsidR="006168E3" w:rsidRPr="006A4955" w14:paraId="3861F34F" w14:textId="5DC53EFA" w:rsidTr="007C5C56">
        <w:trPr>
          <w:trHeight w:val="1365"/>
        </w:trPr>
        <w:tc>
          <w:tcPr>
            <w:tcW w:w="1384" w:type="dxa"/>
            <w:vMerge/>
          </w:tcPr>
          <w:p w14:paraId="4EDCE8C8" w14:textId="77777777" w:rsidR="006168E3" w:rsidRPr="006A4955" w:rsidRDefault="006168E3" w:rsidP="002F7305">
            <w:pPr>
              <w:rPr>
                <w:b/>
              </w:rPr>
            </w:pPr>
          </w:p>
        </w:tc>
        <w:tc>
          <w:tcPr>
            <w:tcW w:w="1134" w:type="dxa"/>
            <w:vAlign w:val="center"/>
          </w:tcPr>
          <w:p w14:paraId="0BDB0D3D" w14:textId="48BAD753" w:rsidR="006168E3" w:rsidRPr="006A4955" w:rsidRDefault="00B15923" w:rsidP="002F7305">
            <w:pPr>
              <w:rPr>
                <w:i/>
              </w:rPr>
            </w:pPr>
            <w:proofErr w:type="gramStart"/>
            <w:r>
              <w:rPr>
                <w:i/>
              </w:rPr>
              <w:t>v</w:t>
            </w:r>
            <w:proofErr w:type="gramEnd"/>
            <w:r>
              <w:rPr>
                <w:i/>
              </w:rPr>
              <w:t>[j]</w:t>
            </w:r>
          </w:p>
        </w:tc>
        <w:tc>
          <w:tcPr>
            <w:tcW w:w="2268" w:type="dxa"/>
            <w:vAlign w:val="center"/>
          </w:tcPr>
          <w:p w14:paraId="6D9782B2" w14:textId="06654CF6" w:rsidR="006168E3" w:rsidRPr="006A4955" w:rsidRDefault="006168E3" w:rsidP="002F7305">
            <w:r w:rsidRPr="006A4955">
              <w:t xml:space="preserve">Risk of reactivation among latent </w:t>
            </w:r>
            <w:proofErr w:type="gramStart"/>
            <w:r w:rsidRPr="006A4955">
              <w:t>infections</w:t>
            </w:r>
            <w:r w:rsidR="00DA1E56">
              <w:t xml:space="preserve">  </w:t>
            </w:r>
            <w:proofErr w:type="gramEnd"/>
          </w:p>
        </w:tc>
        <w:tc>
          <w:tcPr>
            <w:tcW w:w="1559" w:type="dxa"/>
          </w:tcPr>
          <w:p w14:paraId="687DE6F0" w14:textId="77777777" w:rsidR="006168E3" w:rsidRPr="006A4955" w:rsidRDefault="006168E3" w:rsidP="002F7305"/>
        </w:tc>
        <w:tc>
          <w:tcPr>
            <w:tcW w:w="2835" w:type="dxa"/>
          </w:tcPr>
          <w:p w14:paraId="1777646A" w14:textId="2A9DFA8F" w:rsidR="006168E3" w:rsidRDefault="006168E3" w:rsidP="002F7305">
            <w:proofErr w:type="gramStart"/>
            <w:r w:rsidRPr="006A4955">
              <w:rPr>
                <w:i/>
              </w:rPr>
              <w:t>v</w:t>
            </w:r>
            <w:proofErr w:type="gramEnd"/>
            <w:r w:rsidRPr="006A4955">
              <w:t xml:space="preserve"> </w:t>
            </w:r>
            <w:r w:rsidR="00CB3F6E">
              <w:rPr>
                <w:i/>
              </w:rPr>
              <w:t>[ j</w:t>
            </w:r>
            <w:r w:rsidR="00CB3F6E" w:rsidRPr="006A4955">
              <w:rPr>
                <w:i/>
              </w:rPr>
              <w:t xml:space="preserve">&lt;65] </w:t>
            </w:r>
            <w:r w:rsidRPr="006A4955">
              <w:t>= 1.13 x 10</w:t>
            </w:r>
            <w:r w:rsidRPr="006A4955">
              <w:rPr>
                <w:vertAlign w:val="superscript"/>
              </w:rPr>
              <w:t>-4</w:t>
            </w:r>
            <w:r w:rsidRPr="006A4955">
              <w:t xml:space="preserve"> (1-3 x 10</w:t>
            </w:r>
            <w:r w:rsidRPr="006A4955">
              <w:rPr>
                <w:vertAlign w:val="superscript"/>
              </w:rPr>
              <w:t>-4</w:t>
            </w:r>
            <w:r w:rsidRPr="006A4955">
              <w:t>)</w:t>
            </w:r>
          </w:p>
          <w:p w14:paraId="41118431" w14:textId="600D476A" w:rsidR="00CB3F6E" w:rsidRPr="006A4955" w:rsidRDefault="00CB3F6E" w:rsidP="00CB3F6E">
            <w:proofErr w:type="gramStart"/>
            <w:r>
              <w:rPr>
                <w:i/>
              </w:rPr>
              <w:t>v</w:t>
            </w:r>
            <w:proofErr w:type="gramEnd"/>
            <w:r w:rsidRPr="006A4955">
              <w:rPr>
                <w:i/>
              </w:rPr>
              <w:t xml:space="preserve">[ j  </w:t>
            </w:r>
            <w:r w:rsidRPr="006A4955">
              <w:rPr>
                <w:rFonts w:eastAsia="MS Gothic"/>
                <w:color w:val="000000"/>
              </w:rPr>
              <w:t xml:space="preserve">≥ </w:t>
            </w:r>
            <w:r w:rsidRPr="006A4955">
              <w:rPr>
                <w:i/>
              </w:rPr>
              <w:t xml:space="preserve">65] </w:t>
            </w:r>
            <w:r>
              <w:t>= 1</w:t>
            </w:r>
            <w:r w:rsidRPr="006A4955">
              <w:t xml:space="preserve"> x 10</w:t>
            </w:r>
            <w:r w:rsidRPr="006A4955">
              <w:rPr>
                <w:vertAlign w:val="superscript"/>
              </w:rPr>
              <w:t>-4</w:t>
            </w:r>
            <w:r w:rsidRPr="006A4955">
              <w:t xml:space="preserve"> </w:t>
            </w:r>
            <w:r>
              <w:t>- 0.04</w:t>
            </w:r>
          </w:p>
        </w:tc>
        <w:tc>
          <w:tcPr>
            <w:tcW w:w="2552" w:type="dxa"/>
          </w:tcPr>
          <w:p w14:paraId="58092111" w14:textId="77777777" w:rsidR="006168E3" w:rsidRPr="006A4955" w:rsidRDefault="006168E3" w:rsidP="002F7305">
            <w:r w:rsidRPr="006A4955">
              <w:t>Dye et al 1998</w:t>
            </w:r>
          </w:p>
          <w:p w14:paraId="3316AD21" w14:textId="77777777" w:rsidR="006168E3" w:rsidRDefault="006168E3" w:rsidP="002F7305">
            <w:r w:rsidRPr="006A4955">
              <w:t>Gomes et al 2007</w:t>
            </w:r>
          </w:p>
          <w:p w14:paraId="71467E23" w14:textId="0001ED5D" w:rsidR="00CB3F6E" w:rsidRPr="006A4955" w:rsidRDefault="00CB3F6E" w:rsidP="00CB3F6E">
            <w:r>
              <w:t xml:space="preserve">Elderly upper bound higher than adults, but lower than HIV-positives </w:t>
            </w:r>
          </w:p>
        </w:tc>
        <w:tc>
          <w:tcPr>
            <w:tcW w:w="1276" w:type="dxa"/>
          </w:tcPr>
          <w:p w14:paraId="3E5BD50D" w14:textId="179C7FC9" w:rsidR="00B15923" w:rsidRPr="006A4955" w:rsidRDefault="00B15923" w:rsidP="00B15923">
            <w:proofErr w:type="gramStart"/>
            <w:r>
              <w:rPr>
                <w:i/>
              </w:rPr>
              <w:t>v</w:t>
            </w:r>
            <w:proofErr w:type="gramEnd"/>
            <w:r w:rsidRPr="006A4955">
              <w:rPr>
                <w:i/>
              </w:rPr>
              <w:t xml:space="preserve">[ </w:t>
            </w:r>
            <w:r w:rsidR="00381082">
              <w:rPr>
                <w:i/>
              </w:rPr>
              <w:t>j</w:t>
            </w:r>
            <w:r>
              <w:rPr>
                <w:i/>
              </w:rPr>
              <w:t xml:space="preserve"> </w:t>
            </w:r>
            <w:r w:rsidRPr="006A4955">
              <w:rPr>
                <w:i/>
              </w:rPr>
              <w:t xml:space="preserve">&lt;65] </w:t>
            </w:r>
            <w:r w:rsidRPr="006A4955">
              <w:t xml:space="preserve">= </w:t>
            </w:r>
            <w:r>
              <w:t>0.00014</w:t>
            </w:r>
          </w:p>
          <w:p w14:paraId="730DEF28" w14:textId="50F1E434" w:rsidR="006168E3" w:rsidRPr="006A4955" w:rsidRDefault="00B15923" w:rsidP="00B15923">
            <w:proofErr w:type="gramStart"/>
            <w:r>
              <w:rPr>
                <w:i/>
              </w:rPr>
              <w:t>v</w:t>
            </w:r>
            <w:proofErr w:type="gramEnd"/>
            <w:r>
              <w:rPr>
                <w:i/>
              </w:rPr>
              <w:t>[ j</w:t>
            </w:r>
            <w:r w:rsidRPr="006A4955">
              <w:rPr>
                <w:i/>
              </w:rPr>
              <w:t xml:space="preserve"> </w:t>
            </w:r>
            <w:r w:rsidRPr="006A4955">
              <w:rPr>
                <w:rFonts w:eastAsia="MS Gothic"/>
                <w:color w:val="000000"/>
              </w:rPr>
              <w:t>≥</w:t>
            </w:r>
            <w:r w:rsidRPr="006A4955">
              <w:rPr>
                <w:i/>
              </w:rPr>
              <w:t xml:space="preserve">65] </w:t>
            </w:r>
            <w:r w:rsidRPr="006A4955">
              <w:t xml:space="preserve">= </w:t>
            </w:r>
            <w:r>
              <w:t>0.002</w:t>
            </w:r>
          </w:p>
        </w:tc>
      </w:tr>
      <w:tr w:rsidR="006168E3" w:rsidRPr="006A4955" w14:paraId="69D8B2D6" w14:textId="19D1E8D5" w:rsidTr="007C5C56">
        <w:trPr>
          <w:trHeight w:val="132"/>
        </w:trPr>
        <w:tc>
          <w:tcPr>
            <w:tcW w:w="1384" w:type="dxa"/>
            <w:vMerge w:val="restart"/>
          </w:tcPr>
          <w:p w14:paraId="20BFFB70" w14:textId="77777777" w:rsidR="006168E3" w:rsidRPr="006A4955" w:rsidRDefault="006168E3" w:rsidP="002F7305">
            <w:pPr>
              <w:rPr>
                <w:b/>
              </w:rPr>
            </w:pPr>
            <w:r w:rsidRPr="006A4955">
              <w:rPr>
                <w:b/>
              </w:rPr>
              <w:t>Infectious TB</w:t>
            </w:r>
          </w:p>
        </w:tc>
        <w:tc>
          <w:tcPr>
            <w:tcW w:w="1134" w:type="dxa"/>
            <w:vAlign w:val="center"/>
          </w:tcPr>
          <w:p w14:paraId="001DB415" w14:textId="77777777" w:rsidR="006168E3" w:rsidRPr="006A4955" w:rsidRDefault="006168E3" w:rsidP="002F7305">
            <w:pPr>
              <w:keepNext/>
              <w:keepLines/>
              <w:spacing w:before="200"/>
              <w:outlineLvl w:val="8"/>
            </w:pPr>
            <w:r w:rsidRPr="006A4955">
              <w:rPr>
                <w:i/>
              </w:rPr>
              <w:t>f[j]</w:t>
            </w:r>
          </w:p>
        </w:tc>
        <w:tc>
          <w:tcPr>
            <w:tcW w:w="2268" w:type="dxa"/>
            <w:vAlign w:val="center"/>
          </w:tcPr>
          <w:p w14:paraId="0E924C8B" w14:textId="77777777" w:rsidR="006168E3" w:rsidRPr="006A4955" w:rsidRDefault="006168E3" w:rsidP="002F7305">
            <w:r w:rsidRPr="006A4955">
              <w:t>Proportion of new active cases which directly become infectious</w:t>
            </w:r>
          </w:p>
        </w:tc>
        <w:tc>
          <w:tcPr>
            <w:tcW w:w="1559" w:type="dxa"/>
          </w:tcPr>
          <w:p w14:paraId="1D8F2BD8" w14:textId="77777777" w:rsidR="006168E3" w:rsidRPr="006A4955" w:rsidRDefault="006168E3" w:rsidP="002F7305">
            <w:r w:rsidRPr="006A4955">
              <w:t xml:space="preserve">Varies by age. </w:t>
            </w:r>
          </w:p>
          <w:p w14:paraId="1891B9EB" w14:textId="77777777" w:rsidR="006168E3" w:rsidRPr="006A4955" w:rsidRDefault="006168E3" w:rsidP="002F7305"/>
          <w:p w14:paraId="29963E1F" w14:textId="77777777" w:rsidR="006168E3" w:rsidRPr="006A4955" w:rsidRDefault="006168E3" w:rsidP="002F7305"/>
        </w:tc>
        <w:tc>
          <w:tcPr>
            <w:tcW w:w="2835" w:type="dxa"/>
          </w:tcPr>
          <w:p w14:paraId="03D9E543" w14:textId="398E9012" w:rsidR="006168E3" w:rsidRPr="006A4955" w:rsidRDefault="006168E3" w:rsidP="002F7305">
            <w:pPr>
              <w:rPr>
                <w:i/>
              </w:rPr>
            </w:pPr>
            <w:proofErr w:type="gramStart"/>
            <w:r w:rsidRPr="006A4955">
              <w:rPr>
                <w:i/>
              </w:rPr>
              <w:t>f</w:t>
            </w:r>
            <w:proofErr w:type="gramEnd"/>
            <w:r w:rsidRPr="006A4955">
              <w:rPr>
                <w:i/>
              </w:rPr>
              <w:t>[j &lt; 15] = 0.1</w:t>
            </w:r>
            <w:r>
              <w:rPr>
                <w:i/>
              </w:rPr>
              <w:t xml:space="preserve"> (0-0.15)</w:t>
            </w:r>
            <w:r w:rsidRPr="006A4955">
              <w:rPr>
                <w:i/>
              </w:rPr>
              <w:t>;</w:t>
            </w:r>
          </w:p>
          <w:p w14:paraId="593CDF14" w14:textId="20552093" w:rsidR="006168E3" w:rsidRPr="006A4955" w:rsidRDefault="006168E3" w:rsidP="002F7305">
            <w:pPr>
              <w:rPr>
                <w:i/>
              </w:rPr>
            </w:pPr>
            <w:proofErr w:type="gramStart"/>
            <w:r w:rsidRPr="006A4955">
              <w:rPr>
                <w:i/>
              </w:rPr>
              <w:t>f</w:t>
            </w:r>
            <w:proofErr w:type="gramEnd"/>
            <w:r w:rsidRPr="006A4955">
              <w:rPr>
                <w:i/>
              </w:rPr>
              <w:t xml:space="preserve">[j </w:t>
            </w:r>
            <w:r w:rsidRPr="006A4955">
              <w:rPr>
                <w:rFonts w:eastAsia="MS Gothic"/>
                <w:color w:val="000000"/>
              </w:rPr>
              <w:t xml:space="preserve">≥ </w:t>
            </w:r>
            <w:r w:rsidRPr="006A4955">
              <w:rPr>
                <w:i/>
              </w:rPr>
              <w:t>15, &lt;65] = 0.5</w:t>
            </w:r>
            <w:r>
              <w:rPr>
                <w:i/>
              </w:rPr>
              <w:t xml:space="preserve"> (0.25-0.75)</w:t>
            </w:r>
            <w:r w:rsidRPr="006A4955">
              <w:rPr>
                <w:i/>
              </w:rPr>
              <w:t xml:space="preserve"> ; </w:t>
            </w:r>
          </w:p>
          <w:p w14:paraId="0F46F4C2" w14:textId="057D99CE" w:rsidR="006168E3" w:rsidRPr="006A4955" w:rsidRDefault="006168E3" w:rsidP="00FA2B31">
            <w:proofErr w:type="gramStart"/>
            <w:r w:rsidRPr="006A4955">
              <w:rPr>
                <w:i/>
              </w:rPr>
              <w:t>f</w:t>
            </w:r>
            <w:proofErr w:type="gramEnd"/>
            <w:r w:rsidRPr="006A4955">
              <w:rPr>
                <w:i/>
              </w:rPr>
              <w:t xml:space="preserve">[ j  </w:t>
            </w:r>
            <w:r w:rsidRPr="006A4955">
              <w:rPr>
                <w:rFonts w:eastAsia="MS Gothic"/>
                <w:color w:val="000000"/>
              </w:rPr>
              <w:t xml:space="preserve">≥ </w:t>
            </w:r>
            <w:r w:rsidRPr="006A4955">
              <w:rPr>
                <w:i/>
              </w:rPr>
              <w:t xml:space="preserve">65] </w:t>
            </w:r>
            <w:r>
              <w:t>=  0.19-0.75</w:t>
            </w:r>
          </w:p>
        </w:tc>
        <w:tc>
          <w:tcPr>
            <w:tcW w:w="2552" w:type="dxa"/>
          </w:tcPr>
          <w:p w14:paraId="30287EEF" w14:textId="77777777" w:rsidR="006168E3" w:rsidRPr="006A4955" w:rsidRDefault="006168E3" w:rsidP="002F7305">
            <w:pPr>
              <w:rPr>
                <w:rFonts w:eastAsia="Arial Unicode MS"/>
                <w:lang w:val="en-US"/>
              </w:rPr>
            </w:pPr>
            <w:r w:rsidRPr="006A4955">
              <w:rPr>
                <w:rFonts w:eastAsia="Arial Unicode MS"/>
                <w:lang w:val="en-US"/>
              </w:rPr>
              <w:t>Abu Raddad et al 2009</w:t>
            </w:r>
          </w:p>
          <w:p w14:paraId="7CCF76AC" w14:textId="77777777" w:rsidR="006168E3" w:rsidRDefault="006168E3" w:rsidP="002F7305">
            <w:pPr>
              <w:rPr>
                <w:rFonts w:eastAsia="Arial Unicode MS"/>
                <w:lang w:val="en-US"/>
              </w:rPr>
            </w:pPr>
            <w:r w:rsidRPr="006A4955">
              <w:rPr>
                <w:rFonts w:eastAsia="Arial Unicode MS"/>
                <w:lang w:val="en-US"/>
              </w:rPr>
              <w:t>Dye et al 2008</w:t>
            </w:r>
          </w:p>
          <w:p w14:paraId="1C9A631B" w14:textId="0DF38E0C" w:rsidR="006168E3" w:rsidRPr="006A4955" w:rsidRDefault="006168E3" w:rsidP="002F7305">
            <w:r>
              <w:rPr>
                <w:rFonts w:eastAsia="Arial Unicode MS"/>
                <w:lang w:val="en-US"/>
              </w:rPr>
              <w:t>Elderly range based on adult and HIV-positive ranges.</w:t>
            </w:r>
          </w:p>
        </w:tc>
        <w:tc>
          <w:tcPr>
            <w:tcW w:w="1276" w:type="dxa"/>
          </w:tcPr>
          <w:p w14:paraId="03B0407C" w14:textId="217D1938" w:rsidR="00CB3F6E" w:rsidRPr="006A4955" w:rsidRDefault="00381082" w:rsidP="00CB3F6E">
            <w:pPr>
              <w:rPr>
                <w:i/>
              </w:rPr>
            </w:pPr>
            <w:proofErr w:type="gramStart"/>
            <w:r>
              <w:rPr>
                <w:i/>
              </w:rPr>
              <w:t>f</w:t>
            </w:r>
            <w:proofErr w:type="gramEnd"/>
            <w:r>
              <w:rPr>
                <w:i/>
              </w:rPr>
              <w:t xml:space="preserve">[j&lt;15]= </w:t>
            </w:r>
            <w:r w:rsidR="00CB3F6E">
              <w:rPr>
                <w:i/>
              </w:rPr>
              <w:t>0.06</w:t>
            </w:r>
          </w:p>
          <w:p w14:paraId="1BA67CD6" w14:textId="62E16F75" w:rsidR="00CB3F6E" w:rsidRPr="006A4955" w:rsidRDefault="00CB3F6E" w:rsidP="00CB3F6E">
            <w:pPr>
              <w:rPr>
                <w:i/>
              </w:rPr>
            </w:pPr>
            <w:proofErr w:type="gramStart"/>
            <w:r w:rsidRPr="006A4955">
              <w:rPr>
                <w:i/>
              </w:rPr>
              <w:t>f</w:t>
            </w:r>
            <w:proofErr w:type="gramEnd"/>
            <w:r w:rsidRPr="006A4955">
              <w:rPr>
                <w:i/>
              </w:rPr>
              <w:t xml:space="preserve">[j </w:t>
            </w:r>
            <w:r w:rsidRPr="006A4955">
              <w:rPr>
                <w:rFonts w:eastAsia="MS Gothic"/>
                <w:color w:val="000000"/>
              </w:rPr>
              <w:t xml:space="preserve">≥ </w:t>
            </w:r>
            <w:r w:rsidR="00381082">
              <w:rPr>
                <w:i/>
              </w:rPr>
              <w:t xml:space="preserve">15, </w:t>
            </w:r>
            <w:r w:rsidRPr="006A4955">
              <w:rPr>
                <w:i/>
              </w:rPr>
              <w:t xml:space="preserve">&lt;65] = </w:t>
            </w:r>
            <w:r>
              <w:rPr>
                <w:i/>
              </w:rPr>
              <w:t>0.55</w:t>
            </w:r>
          </w:p>
          <w:p w14:paraId="24DDEC67" w14:textId="2CF4881C" w:rsidR="006168E3" w:rsidRPr="006A4955" w:rsidRDefault="00CB3F6E" w:rsidP="00CB3F6E">
            <w:proofErr w:type="gramStart"/>
            <w:r w:rsidRPr="006A4955">
              <w:rPr>
                <w:i/>
              </w:rPr>
              <w:t>f</w:t>
            </w:r>
            <w:proofErr w:type="gramEnd"/>
            <w:r w:rsidRPr="006A4955">
              <w:rPr>
                <w:i/>
              </w:rPr>
              <w:t xml:space="preserve">[ j  </w:t>
            </w:r>
            <w:r w:rsidRPr="006A4955">
              <w:rPr>
                <w:rFonts w:eastAsia="MS Gothic"/>
                <w:color w:val="000000"/>
              </w:rPr>
              <w:t xml:space="preserve">≥ </w:t>
            </w:r>
            <w:r w:rsidRPr="006A4955">
              <w:rPr>
                <w:i/>
              </w:rPr>
              <w:t xml:space="preserve">65] </w:t>
            </w:r>
            <w:r>
              <w:t>=  0.5</w:t>
            </w:r>
          </w:p>
        </w:tc>
      </w:tr>
      <w:tr w:rsidR="006168E3" w:rsidRPr="006A4955" w14:paraId="2ED59582" w14:textId="5403511A" w:rsidTr="007C5C56">
        <w:tc>
          <w:tcPr>
            <w:tcW w:w="1384" w:type="dxa"/>
            <w:vMerge/>
          </w:tcPr>
          <w:p w14:paraId="3951A624" w14:textId="77777777" w:rsidR="006168E3" w:rsidRPr="006A4955" w:rsidRDefault="006168E3" w:rsidP="002F7305">
            <w:pPr>
              <w:rPr>
                <w:b/>
              </w:rPr>
            </w:pPr>
          </w:p>
        </w:tc>
        <w:tc>
          <w:tcPr>
            <w:tcW w:w="1134" w:type="dxa"/>
            <w:vAlign w:val="center"/>
          </w:tcPr>
          <w:p w14:paraId="0C5F8A39" w14:textId="77777777" w:rsidR="006168E3" w:rsidRPr="006A4955" w:rsidRDefault="006168E3" w:rsidP="002F7305">
            <w:pPr>
              <w:rPr>
                <w:i/>
              </w:rPr>
            </w:pPr>
            <w:r w:rsidRPr="006A4955">
              <w:rPr>
                <w:i/>
              </w:rPr>
              <w:t>w</w:t>
            </w:r>
          </w:p>
        </w:tc>
        <w:tc>
          <w:tcPr>
            <w:tcW w:w="2268" w:type="dxa"/>
            <w:vAlign w:val="center"/>
          </w:tcPr>
          <w:p w14:paraId="484669B3" w14:textId="77777777" w:rsidR="006168E3" w:rsidRPr="006A4955" w:rsidRDefault="006168E3" w:rsidP="002F7305">
            <w:r w:rsidRPr="006A4955">
              <w:t>Risk of converting from non-infectious to infectious</w:t>
            </w:r>
          </w:p>
        </w:tc>
        <w:tc>
          <w:tcPr>
            <w:tcW w:w="1559" w:type="dxa"/>
          </w:tcPr>
          <w:p w14:paraId="5051CC52" w14:textId="77777777" w:rsidR="006168E3" w:rsidRPr="006A4955" w:rsidRDefault="006168E3" w:rsidP="002F7305"/>
        </w:tc>
        <w:tc>
          <w:tcPr>
            <w:tcW w:w="2835" w:type="dxa"/>
            <w:vAlign w:val="center"/>
          </w:tcPr>
          <w:p w14:paraId="6D184CE3" w14:textId="77777777" w:rsidR="006168E3" w:rsidRPr="006A4955" w:rsidRDefault="006168E3" w:rsidP="002F7305">
            <w:r w:rsidRPr="006A4955">
              <w:t>0.015 (0.007 – 0.02)</w:t>
            </w:r>
          </w:p>
        </w:tc>
        <w:tc>
          <w:tcPr>
            <w:tcW w:w="2552" w:type="dxa"/>
          </w:tcPr>
          <w:p w14:paraId="584A9E45" w14:textId="77777777" w:rsidR="006168E3" w:rsidRPr="006A4955" w:rsidRDefault="006168E3" w:rsidP="002F7305">
            <w:r w:rsidRPr="006A4955">
              <w:t>Dye et al 1998</w:t>
            </w:r>
          </w:p>
          <w:p w14:paraId="41A69602" w14:textId="77777777" w:rsidR="006168E3" w:rsidRPr="006A4955" w:rsidRDefault="006168E3" w:rsidP="002F7305">
            <w:r w:rsidRPr="006A4955">
              <w:t xml:space="preserve">Ferebee </w:t>
            </w:r>
          </w:p>
        </w:tc>
        <w:tc>
          <w:tcPr>
            <w:tcW w:w="1276" w:type="dxa"/>
          </w:tcPr>
          <w:p w14:paraId="48D9F10E" w14:textId="77777777" w:rsidR="006168E3" w:rsidRDefault="006168E3"/>
          <w:p w14:paraId="1E4B4670" w14:textId="3C165DD5" w:rsidR="006168E3" w:rsidRPr="006A4955" w:rsidRDefault="00CB3F6E" w:rsidP="006168E3">
            <w:r>
              <w:t>0.0089</w:t>
            </w:r>
          </w:p>
        </w:tc>
      </w:tr>
      <w:tr w:rsidR="00CB3F6E" w:rsidRPr="006A4955" w14:paraId="3329E2F2" w14:textId="1CA30B2C" w:rsidTr="007C5C56">
        <w:trPr>
          <w:trHeight w:val="858"/>
        </w:trPr>
        <w:tc>
          <w:tcPr>
            <w:tcW w:w="1384" w:type="dxa"/>
            <w:vMerge w:val="restart"/>
          </w:tcPr>
          <w:p w14:paraId="52D55A57" w14:textId="77777777" w:rsidR="00CB3F6E" w:rsidRPr="006A4955" w:rsidRDefault="00CB3F6E" w:rsidP="002F7305">
            <w:pPr>
              <w:rPr>
                <w:b/>
              </w:rPr>
            </w:pPr>
            <w:r w:rsidRPr="006A4955">
              <w:rPr>
                <w:b/>
              </w:rPr>
              <w:t>Mortality</w:t>
            </w:r>
          </w:p>
        </w:tc>
        <w:tc>
          <w:tcPr>
            <w:tcW w:w="1134" w:type="dxa"/>
            <w:vAlign w:val="center"/>
          </w:tcPr>
          <w:p w14:paraId="5DF7ABB2" w14:textId="77777777" w:rsidR="00CB3F6E" w:rsidRPr="006A4955" w:rsidRDefault="00CB3F6E" w:rsidP="002F7305">
            <w:pPr>
              <w:rPr>
                <w:i/>
              </w:rPr>
            </w:pPr>
            <w:r w:rsidRPr="006A4955">
              <w:rPr>
                <w:i/>
              </w:rPr>
              <w:t>u[j]</w:t>
            </w:r>
          </w:p>
        </w:tc>
        <w:tc>
          <w:tcPr>
            <w:tcW w:w="2268" w:type="dxa"/>
            <w:vAlign w:val="center"/>
          </w:tcPr>
          <w:p w14:paraId="0182C1AE" w14:textId="77777777" w:rsidR="00CB3F6E" w:rsidRPr="006A4955" w:rsidRDefault="00CB3F6E" w:rsidP="002F7305">
            <w:r w:rsidRPr="006A4955">
              <w:t xml:space="preserve">Background death risk at age </w:t>
            </w:r>
            <w:r w:rsidRPr="006A4955">
              <w:rPr>
                <w:i/>
              </w:rPr>
              <w:t>j</w:t>
            </w:r>
          </w:p>
        </w:tc>
        <w:tc>
          <w:tcPr>
            <w:tcW w:w="1559" w:type="dxa"/>
          </w:tcPr>
          <w:p w14:paraId="104CE6E9" w14:textId="4DC71228" w:rsidR="00CB3F6E" w:rsidRPr="006A4955" w:rsidRDefault="00CB3F6E" w:rsidP="002F7305">
            <w:pPr>
              <w:rPr>
                <w:rFonts w:eastAsia="Arial Unicode MS"/>
                <w:lang w:val="en-US"/>
              </w:rPr>
            </w:pPr>
            <w:r w:rsidRPr="006A4955">
              <w:rPr>
                <w:i/>
              </w:rPr>
              <w:t>Varies by age</w:t>
            </w:r>
          </w:p>
        </w:tc>
        <w:tc>
          <w:tcPr>
            <w:tcW w:w="2835" w:type="dxa"/>
          </w:tcPr>
          <w:p w14:paraId="7143430C" w14:textId="77777777" w:rsidR="00CB3F6E" w:rsidRPr="006A4955" w:rsidRDefault="00CB3F6E" w:rsidP="002F7305">
            <w:pPr>
              <w:rPr>
                <w:rFonts w:eastAsia="Arial Unicode MS"/>
                <w:lang w:val="en-US"/>
              </w:rPr>
            </w:pPr>
            <w:r w:rsidRPr="006A4955">
              <w:rPr>
                <w:i/>
              </w:rPr>
              <w:t>u[j] = 1/LE</w:t>
            </w:r>
          </w:p>
        </w:tc>
        <w:tc>
          <w:tcPr>
            <w:tcW w:w="2552" w:type="dxa"/>
          </w:tcPr>
          <w:p w14:paraId="3C7016DD" w14:textId="77777777" w:rsidR="00CB3F6E" w:rsidRPr="006A4955" w:rsidRDefault="00CB3F6E" w:rsidP="002F7305">
            <w:pPr>
              <w:rPr>
                <w:rFonts w:eastAsia="Arial Unicode MS"/>
                <w:lang w:val="en-US"/>
              </w:rPr>
            </w:pPr>
            <w:r w:rsidRPr="006A4955">
              <w:rPr>
                <w:rFonts w:eastAsia="Arial Unicode MS"/>
                <w:lang w:val="en-US"/>
              </w:rPr>
              <w:t xml:space="preserve">Taken from UN Population Division data (2012 revision) </w:t>
            </w:r>
          </w:p>
        </w:tc>
        <w:tc>
          <w:tcPr>
            <w:tcW w:w="1276" w:type="dxa"/>
          </w:tcPr>
          <w:p w14:paraId="35F064D6" w14:textId="411A8F0B" w:rsidR="00CB3F6E" w:rsidRPr="006A4955" w:rsidRDefault="00CB3F6E" w:rsidP="002F7305">
            <w:pPr>
              <w:rPr>
                <w:rFonts w:eastAsia="Arial Unicode MS"/>
                <w:lang w:val="en-US"/>
              </w:rPr>
            </w:pPr>
            <w:r>
              <w:rPr>
                <w:rFonts w:eastAsia="Arial Unicode MS"/>
                <w:lang w:val="en-US"/>
              </w:rPr>
              <w:t>/</w:t>
            </w:r>
          </w:p>
        </w:tc>
      </w:tr>
      <w:tr w:rsidR="00CB3F6E" w:rsidRPr="006A4955" w14:paraId="09EAA901" w14:textId="624F8B50" w:rsidTr="007C5C56">
        <w:tc>
          <w:tcPr>
            <w:tcW w:w="1384" w:type="dxa"/>
            <w:vMerge/>
          </w:tcPr>
          <w:p w14:paraId="68F41C67" w14:textId="77777777" w:rsidR="00CB3F6E" w:rsidRPr="006A4955" w:rsidRDefault="00CB3F6E" w:rsidP="002F7305">
            <w:pPr>
              <w:rPr>
                <w:b/>
              </w:rPr>
            </w:pPr>
          </w:p>
        </w:tc>
        <w:tc>
          <w:tcPr>
            <w:tcW w:w="1134" w:type="dxa"/>
            <w:vAlign w:val="center"/>
          </w:tcPr>
          <w:p w14:paraId="77F287FC" w14:textId="77777777" w:rsidR="00CB3F6E" w:rsidRPr="006A4955" w:rsidRDefault="00CB3F6E" w:rsidP="002F7305">
            <w:pPr>
              <w:rPr>
                <w:i/>
              </w:rPr>
            </w:pPr>
            <w:r w:rsidRPr="006A4955">
              <w:rPr>
                <w:i/>
              </w:rPr>
              <w:t>rmort*</w:t>
            </w:r>
          </w:p>
        </w:tc>
        <w:tc>
          <w:tcPr>
            <w:tcW w:w="2268" w:type="dxa"/>
            <w:vAlign w:val="center"/>
          </w:tcPr>
          <w:p w14:paraId="2E57D651" w14:textId="77777777" w:rsidR="00CB3F6E" w:rsidRPr="006A4955" w:rsidRDefault="00CB3F6E" w:rsidP="002F7305">
            <w:r w:rsidRPr="006A4955">
              <w:t>Calibration factor</w:t>
            </w:r>
          </w:p>
        </w:tc>
        <w:tc>
          <w:tcPr>
            <w:tcW w:w="1559" w:type="dxa"/>
          </w:tcPr>
          <w:p w14:paraId="7AC5C05B" w14:textId="77777777" w:rsidR="00CB3F6E" w:rsidRPr="006A4955" w:rsidRDefault="00CB3F6E" w:rsidP="002F7305">
            <w:pPr>
              <w:rPr>
                <w:i/>
              </w:rPr>
            </w:pPr>
            <w:r w:rsidRPr="006A4955">
              <w:rPr>
                <w:i/>
              </w:rPr>
              <w:t>Varies by age</w:t>
            </w:r>
          </w:p>
        </w:tc>
        <w:tc>
          <w:tcPr>
            <w:tcW w:w="5387" w:type="dxa"/>
            <w:gridSpan w:val="2"/>
          </w:tcPr>
          <w:p w14:paraId="0F716896" w14:textId="77777777" w:rsidR="00CB3F6E" w:rsidRPr="006A4955" w:rsidRDefault="00CB3F6E" w:rsidP="002F7305">
            <w:r w:rsidRPr="006A4955">
              <w:t>Calibrated to match population size by age group in 2010 and 2050.</w:t>
            </w:r>
          </w:p>
          <w:p w14:paraId="0CC5E9FC" w14:textId="77777777" w:rsidR="00CB3F6E" w:rsidRPr="006A4955" w:rsidRDefault="00CB3F6E" w:rsidP="002F7305">
            <w:r w:rsidRPr="006A4955">
              <w:t>Range sampled: (-1,1)</w:t>
            </w:r>
          </w:p>
          <w:p w14:paraId="1FAE1176" w14:textId="77777777" w:rsidR="00CB3F6E" w:rsidRPr="006A4955" w:rsidRDefault="00CB3F6E" w:rsidP="002F7305">
            <w:r w:rsidRPr="006A4955">
              <w:t>If (</w:t>
            </w:r>
            <w:r w:rsidRPr="006A4955">
              <w:rPr>
                <w:i/>
              </w:rPr>
              <w:t xml:space="preserve">rmort </w:t>
            </w:r>
            <w:r w:rsidRPr="006A4955">
              <w:t xml:space="preserve">&lt; 0 ): </w:t>
            </w:r>
            <w:r w:rsidRPr="006A4955">
              <w:rPr>
                <w:i/>
              </w:rPr>
              <w:t>u[j]</w:t>
            </w:r>
            <w:r w:rsidRPr="006A4955">
              <w:t>=(1+</w:t>
            </w:r>
            <w:r w:rsidRPr="006A4955">
              <w:rPr>
                <w:i/>
              </w:rPr>
              <w:t>rmort</w:t>
            </w:r>
            <w:r w:rsidRPr="006A4955">
              <w:t>)</w:t>
            </w:r>
            <w:r w:rsidRPr="006A4955">
              <w:rPr>
                <w:i/>
              </w:rPr>
              <w:t xml:space="preserve"> u[j]</w:t>
            </w:r>
            <w:r w:rsidRPr="006A4955">
              <w:t xml:space="preserve"> </w:t>
            </w:r>
          </w:p>
          <w:p w14:paraId="73E09615" w14:textId="77777777" w:rsidR="00CB3F6E" w:rsidRPr="006A4955" w:rsidRDefault="00CB3F6E" w:rsidP="002F7305">
            <w:r w:rsidRPr="006A4955">
              <w:t>If (</w:t>
            </w:r>
            <w:r w:rsidRPr="006A4955">
              <w:rPr>
                <w:i/>
              </w:rPr>
              <w:t xml:space="preserve">rmort </w:t>
            </w:r>
            <w:r w:rsidRPr="006A4955">
              <w:rPr>
                <w:rFonts w:eastAsia="MS Gothic"/>
                <w:color w:val="000000"/>
              </w:rPr>
              <w:t>≥</w:t>
            </w:r>
            <w:r w:rsidRPr="006A4955">
              <w:t xml:space="preserve">0): </w:t>
            </w:r>
            <w:r w:rsidRPr="006A4955">
              <w:rPr>
                <w:i/>
              </w:rPr>
              <w:t>u[j]</w:t>
            </w:r>
            <w:r w:rsidRPr="006A4955">
              <w:t>=(1-</w:t>
            </w:r>
            <w:r w:rsidRPr="006A4955">
              <w:rPr>
                <w:i/>
              </w:rPr>
              <w:t>u[j]</w:t>
            </w:r>
            <w:r w:rsidRPr="006A4955">
              <w:t>)rmort +</w:t>
            </w:r>
            <w:r w:rsidRPr="006A4955">
              <w:rPr>
                <w:i/>
              </w:rPr>
              <w:t xml:space="preserve"> u[j]</w:t>
            </w:r>
            <w:r w:rsidRPr="006A4955">
              <w:t xml:space="preserve"> </w:t>
            </w:r>
          </w:p>
        </w:tc>
        <w:tc>
          <w:tcPr>
            <w:tcW w:w="1276" w:type="dxa"/>
          </w:tcPr>
          <w:p w14:paraId="20A06424" w14:textId="69105B06" w:rsidR="00CB3F6E" w:rsidRPr="006A4955" w:rsidRDefault="00CB3F6E" w:rsidP="002F7305">
            <w:r>
              <w:t>-0.6</w:t>
            </w:r>
          </w:p>
        </w:tc>
      </w:tr>
      <w:tr w:rsidR="00CB3F6E" w:rsidRPr="006A4955" w14:paraId="20822B64" w14:textId="16C8C816" w:rsidTr="007C5C56">
        <w:trPr>
          <w:trHeight w:val="837"/>
        </w:trPr>
        <w:tc>
          <w:tcPr>
            <w:tcW w:w="1384" w:type="dxa"/>
            <w:vMerge/>
          </w:tcPr>
          <w:p w14:paraId="0A624B21" w14:textId="77777777" w:rsidR="00CB3F6E" w:rsidRPr="006A4955" w:rsidRDefault="00CB3F6E" w:rsidP="002F7305">
            <w:pPr>
              <w:rPr>
                <w:b/>
              </w:rPr>
            </w:pPr>
          </w:p>
        </w:tc>
        <w:tc>
          <w:tcPr>
            <w:tcW w:w="1134" w:type="dxa"/>
            <w:vAlign w:val="center"/>
          </w:tcPr>
          <w:p w14:paraId="77E8FA91" w14:textId="77777777" w:rsidR="00CB3F6E" w:rsidRPr="006A4955" w:rsidRDefault="00CB3F6E" w:rsidP="002F7305">
            <w:r w:rsidRPr="006A4955">
              <w:rPr>
                <w:i/>
              </w:rPr>
              <w:t>u</w:t>
            </w:r>
            <w:r w:rsidRPr="006A4955">
              <w:rPr>
                <w:i/>
                <w:vertAlign w:val="subscript"/>
              </w:rPr>
              <w:t>i</w:t>
            </w:r>
            <w:r w:rsidRPr="006A4955">
              <w:t>;</w:t>
            </w:r>
          </w:p>
        </w:tc>
        <w:tc>
          <w:tcPr>
            <w:tcW w:w="2268" w:type="dxa"/>
            <w:vAlign w:val="center"/>
          </w:tcPr>
          <w:p w14:paraId="3FE174C0" w14:textId="77777777" w:rsidR="00CB3F6E" w:rsidRPr="006A4955" w:rsidRDefault="00CB3F6E" w:rsidP="002F7305">
            <w:r w:rsidRPr="006A4955">
              <w:t>Death risk for infectious untreated TB</w:t>
            </w:r>
          </w:p>
        </w:tc>
        <w:tc>
          <w:tcPr>
            <w:tcW w:w="1559" w:type="dxa"/>
          </w:tcPr>
          <w:p w14:paraId="4748CF21" w14:textId="16A421D3" w:rsidR="00CB3F6E" w:rsidRPr="006A4955" w:rsidRDefault="00CB3F6E" w:rsidP="002F7305">
            <w:r w:rsidRPr="006A4955">
              <w:rPr>
                <w:i/>
              </w:rPr>
              <w:t>Varies by age</w:t>
            </w:r>
          </w:p>
        </w:tc>
        <w:tc>
          <w:tcPr>
            <w:tcW w:w="2835" w:type="dxa"/>
          </w:tcPr>
          <w:p w14:paraId="4F3EF59C" w14:textId="75C27FFD" w:rsidR="00CB3F6E" w:rsidRPr="006A4955" w:rsidRDefault="00CB3F6E" w:rsidP="002F7305">
            <w:r w:rsidRPr="006A4955">
              <w:t>Calibrated to match TB mortality</w:t>
            </w:r>
            <w:r>
              <w:t xml:space="preserve"> by </w:t>
            </w:r>
            <w:proofErr w:type="spellStart"/>
            <w:r>
              <w:t>rmortTB</w:t>
            </w:r>
            <w:proofErr w:type="spellEnd"/>
          </w:p>
          <w:p w14:paraId="3D614C98" w14:textId="77777777" w:rsidR="00CB3F6E" w:rsidRPr="006A4955" w:rsidRDefault="00CB3F6E" w:rsidP="002F7305"/>
        </w:tc>
        <w:tc>
          <w:tcPr>
            <w:tcW w:w="2552" w:type="dxa"/>
          </w:tcPr>
          <w:p w14:paraId="58C444C6" w14:textId="77777777" w:rsidR="00CB3F6E" w:rsidRPr="006A4955" w:rsidRDefault="00CB3F6E" w:rsidP="002F7305">
            <w:r w:rsidRPr="006A4955">
              <w:t>Tiemersma et al 2011</w:t>
            </w:r>
          </w:p>
          <w:p w14:paraId="7C8F4CCC" w14:textId="77777777" w:rsidR="00CB3F6E" w:rsidRPr="006A4955" w:rsidRDefault="00CB3F6E" w:rsidP="002F7305"/>
        </w:tc>
        <w:tc>
          <w:tcPr>
            <w:tcW w:w="1276" w:type="dxa"/>
          </w:tcPr>
          <w:p w14:paraId="29BBD9BF" w14:textId="3380F4DC" w:rsidR="00CB3F6E" w:rsidRDefault="00CB3F6E">
            <w:r>
              <w:t>/</w:t>
            </w:r>
          </w:p>
          <w:p w14:paraId="2FB0B927" w14:textId="77777777" w:rsidR="00CB3F6E" w:rsidRPr="006A4955" w:rsidRDefault="00CB3F6E" w:rsidP="006168E3"/>
        </w:tc>
      </w:tr>
      <w:tr w:rsidR="00CB3F6E" w:rsidRPr="006A4955" w14:paraId="398831D7" w14:textId="74A0E749" w:rsidTr="007C5C56">
        <w:trPr>
          <w:trHeight w:val="1242"/>
        </w:trPr>
        <w:tc>
          <w:tcPr>
            <w:tcW w:w="1384" w:type="dxa"/>
            <w:vMerge/>
          </w:tcPr>
          <w:p w14:paraId="3CC769C7" w14:textId="77777777" w:rsidR="00CB3F6E" w:rsidRPr="006A4955" w:rsidRDefault="00CB3F6E" w:rsidP="002F7305"/>
        </w:tc>
        <w:tc>
          <w:tcPr>
            <w:tcW w:w="1134" w:type="dxa"/>
            <w:vAlign w:val="center"/>
          </w:tcPr>
          <w:p w14:paraId="4931D7F3" w14:textId="77777777" w:rsidR="00CB3F6E" w:rsidRPr="006A4955" w:rsidRDefault="00CB3F6E" w:rsidP="002F7305">
            <w:pPr>
              <w:rPr>
                <w:i/>
              </w:rPr>
            </w:pPr>
            <w:r w:rsidRPr="006A4955">
              <w:rPr>
                <w:i/>
              </w:rPr>
              <w:t>u</w:t>
            </w:r>
            <w:r w:rsidRPr="006A4955">
              <w:rPr>
                <w:i/>
                <w:vertAlign w:val="subscript"/>
              </w:rPr>
              <w:t>ni</w:t>
            </w:r>
          </w:p>
        </w:tc>
        <w:tc>
          <w:tcPr>
            <w:tcW w:w="2268" w:type="dxa"/>
            <w:vAlign w:val="center"/>
          </w:tcPr>
          <w:p w14:paraId="18366B42" w14:textId="77777777" w:rsidR="00CB3F6E" w:rsidRPr="006A4955" w:rsidRDefault="00CB3F6E" w:rsidP="002F7305">
            <w:r w:rsidRPr="006A4955">
              <w:t>Death risk for non-infectious untreated TB</w:t>
            </w:r>
          </w:p>
        </w:tc>
        <w:tc>
          <w:tcPr>
            <w:tcW w:w="1559" w:type="dxa"/>
          </w:tcPr>
          <w:p w14:paraId="7ABD7E9E" w14:textId="3263EA98" w:rsidR="00CB3F6E" w:rsidRPr="006A4955" w:rsidRDefault="00CB3F6E" w:rsidP="002F7305">
            <w:r w:rsidRPr="006A4955">
              <w:rPr>
                <w:i/>
              </w:rPr>
              <w:t>Varies by age</w:t>
            </w:r>
          </w:p>
        </w:tc>
        <w:tc>
          <w:tcPr>
            <w:tcW w:w="2835" w:type="dxa"/>
            <w:vAlign w:val="center"/>
          </w:tcPr>
          <w:p w14:paraId="52AF63B7" w14:textId="52F6C14E" w:rsidR="00CB3F6E" w:rsidRPr="006A4955" w:rsidRDefault="00CB3F6E" w:rsidP="002F7305">
            <w:r w:rsidRPr="006A4955">
              <w:t>Ca</w:t>
            </w:r>
            <w:r>
              <w:t xml:space="preserve">librated to match TB mortality by </w:t>
            </w:r>
            <w:proofErr w:type="spellStart"/>
            <w:r>
              <w:t>rmortTB</w:t>
            </w:r>
            <w:proofErr w:type="spellEnd"/>
          </w:p>
        </w:tc>
        <w:tc>
          <w:tcPr>
            <w:tcW w:w="2552" w:type="dxa"/>
          </w:tcPr>
          <w:p w14:paraId="2328F818" w14:textId="77777777" w:rsidR="00CB3F6E" w:rsidRPr="006A4955" w:rsidRDefault="00CB3F6E" w:rsidP="00FA2B31">
            <w:proofErr w:type="spellStart"/>
            <w:r w:rsidRPr="006A4955">
              <w:t>Tiemersma</w:t>
            </w:r>
            <w:proofErr w:type="spellEnd"/>
            <w:r w:rsidRPr="006A4955">
              <w:t xml:space="preserve"> et al 2011</w:t>
            </w:r>
          </w:p>
          <w:p w14:paraId="2D91481C" w14:textId="77777777" w:rsidR="00CB3F6E" w:rsidRPr="006A4955" w:rsidRDefault="00CB3F6E" w:rsidP="002F7305"/>
        </w:tc>
        <w:tc>
          <w:tcPr>
            <w:tcW w:w="1276" w:type="dxa"/>
          </w:tcPr>
          <w:p w14:paraId="33197F76" w14:textId="753E632D" w:rsidR="00CB3F6E" w:rsidRDefault="00CB3F6E">
            <w:r>
              <w:t>/</w:t>
            </w:r>
          </w:p>
          <w:p w14:paraId="5BD5C5FE" w14:textId="77777777" w:rsidR="00CB3F6E" w:rsidRPr="006A4955" w:rsidRDefault="00CB3F6E" w:rsidP="006168E3"/>
        </w:tc>
      </w:tr>
      <w:tr w:rsidR="00CB3F6E" w:rsidRPr="006A4955" w14:paraId="424ADA7D" w14:textId="4283CD51" w:rsidTr="007C5C56">
        <w:trPr>
          <w:trHeight w:val="413"/>
        </w:trPr>
        <w:tc>
          <w:tcPr>
            <w:tcW w:w="1384" w:type="dxa"/>
            <w:tcBorders>
              <w:top w:val="nil"/>
            </w:tcBorders>
          </w:tcPr>
          <w:p w14:paraId="38ECCC83" w14:textId="77777777" w:rsidR="00CB3F6E" w:rsidRPr="006A4955" w:rsidRDefault="00CB3F6E" w:rsidP="002F7305"/>
        </w:tc>
        <w:tc>
          <w:tcPr>
            <w:tcW w:w="1134" w:type="dxa"/>
            <w:vAlign w:val="center"/>
          </w:tcPr>
          <w:p w14:paraId="6F6E9B66" w14:textId="77777777" w:rsidR="00CB3F6E" w:rsidRPr="006A4955" w:rsidRDefault="00CB3F6E" w:rsidP="002F7305">
            <w:pPr>
              <w:rPr>
                <w:i/>
              </w:rPr>
            </w:pPr>
            <w:r w:rsidRPr="006A4955">
              <w:rPr>
                <w:i/>
              </w:rPr>
              <w:t>rmortTB*</w:t>
            </w:r>
          </w:p>
        </w:tc>
        <w:tc>
          <w:tcPr>
            <w:tcW w:w="2268" w:type="dxa"/>
            <w:vAlign w:val="center"/>
          </w:tcPr>
          <w:p w14:paraId="014C81C8" w14:textId="77777777" w:rsidR="00CB3F6E" w:rsidRPr="006A4955" w:rsidRDefault="00CB3F6E" w:rsidP="002F7305">
            <w:r w:rsidRPr="006A4955">
              <w:t>Calibration factor</w:t>
            </w:r>
          </w:p>
        </w:tc>
        <w:tc>
          <w:tcPr>
            <w:tcW w:w="1559" w:type="dxa"/>
          </w:tcPr>
          <w:p w14:paraId="6F1B9485" w14:textId="77777777" w:rsidR="00CB3F6E" w:rsidRPr="006A4955" w:rsidRDefault="00CB3F6E" w:rsidP="002F7305">
            <w:r w:rsidRPr="006A4955">
              <w:t>/</w:t>
            </w:r>
          </w:p>
        </w:tc>
        <w:tc>
          <w:tcPr>
            <w:tcW w:w="5387" w:type="dxa"/>
            <w:gridSpan w:val="2"/>
            <w:vAlign w:val="center"/>
          </w:tcPr>
          <w:p w14:paraId="101D9B5F" w14:textId="77777777" w:rsidR="00CB3F6E" w:rsidRPr="006A4955" w:rsidRDefault="00CB3F6E" w:rsidP="002F7305">
            <w:r w:rsidRPr="006A4955">
              <w:t>Calibrated to match TB mortality.</w:t>
            </w:r>
          </w:p>
          <w:p w14:paraId="5ADE3D7D" w14:textId="77777777" w:rsidR="00CB3F6E" w:rsidRPr="006A4955" w:rsidRDefault="00CB3F6E" w:rsidP="002F7305">
            <w:r w:rsidRPr="006A4955">
              <w:t>Range sampled: (-1,1)</w:t>
            </w:r>
          </w:p>
          <w:p w14:paraId="1AE9C42C" w14:textId="77777777" w:rsidR="00CB3F6E" w:rsidRPr="006A4955" w:rsidRDefault="00CB3F6E" w:rsidP="002F7305">
            <w:r w:rsidRPr="006A4955">
              <w:t>If (</w:t>
            </w:r>
            <w:r w:rsidRPr="006A4955">
              <w:rPr>
                <w:i/>
              </w:rPr>
              <w:t>rmortTB</w:t>
            </w:r>
            <w:r w:rsidRPr="006A4955">
              <w:t xml:space="preserve"> &lt; 0 ): </w:t>
            </w:r>
            <w:r w:rsidRPr="006A4955">
              <w:rPr>
                <w:i/>
              </w:rPr>
              <w:t>u</w:t>
            </w:r>
            <w:r w:rsidRPr="006A4955">
              <w:rPr>
                <w:i/>
              </w:rPr>
              <w:softHyphen/>
            </w:r>
            <w:r w:rsidRPr="006A4955">
              <w:rPr>
                <w:i/>
                <w:vertAlign w:val="subscript"/>
              </w:rPr>
              <w:t>i</w:t>
            </w:r>
            <w:r w:rsidRPr="006A4955">
              <w:t>=(1+</w:t>
            </w:r>
            <w:r w:rsidRPr="006A4955">
              <w:rPr>
                <w:i/>
              </w:rPr>
              <w:t>rmortTB</w:t>
            </w:r>
            <w:r w:rsidRPr="006A4955">
              <w:t>)</w:t>
            </w:r>
            <w:r w:rsidRPr="006A4955">
              <w:rPr>
                <w:i/>
              </w:rPr>
              <w:t>u</w:t>
            </w:r>
            <w:r w:rsidRPr="006A4955">
              <w:rPr>
                <w:i/>
                <w:vertAlign w:val="subscript"/>
              </w:rPr>
              <w:t>i</w:t>
            </w:r>
            <w:r w:rsidRPr="006A4955">
              <w:t xml:space="preserve"> , </w:t>
            </w:r>
            <w:r w:rsidRPr="006A4955">
              <w:rPr>
                <w:i/>
              </w:rPr>
              <w:t>u</w:t>
            </w:r>
            <w:r w:rsidRPr="006A4955">
              <w:rPr>
                <w:i/>
              </w:rPr>
              <w:softHyphen/>
            </w:r>
            <w:r w:rsidRPr="006A4955">
              <w:rPr>
                <w:i/>
                <w:vertAlign w:val="subscript"/>
              </w:rPr>
              <w:t>ni</w:t>
            </w:r>
            <w:r w:rsidRPr="006A4955">
              <w:t>=(1+</w:t>
            </w:r>
            <w:r w:rsidRPr="006A4955">
              <w:rPr>
                <w:i/>
              </w:rPr>
              <w:t>rmortTB</w:t>
            </w:r>
            <w:r w:rsidRPr="006A4955">
              <w:t>)</w:t>
            </w:r>
            <w:r w:rsidRPr="006A4955">
              <w:rPr>
                <w:i/>
              </w:rPr>
              <w:t>u</w:t>
            </w:r>
            <w:r w:rsidRPr="006A4955">
              <w:rPr>
                <w:i/>
                <w:vertAlign w:val="subscript"/>
              </w:rPr>
              <w:t>ni</w:t>
            </w:r>
            <w:r w:rsidRPr="006A4955">
              <w:t xml:space="preserve"> </w:t>
            </w:r>
          </w:p>
          <w:p w14:paraId="151784B5" w14:textId="77777777" w:rsidR="00CB3F6E" w:rsidRPr="006A4955" w:rsidRDefault="00CB3F6E" w:rsidP="002F7305">
            <w:r w:rsidRPr="006A4955">
              <w:t>If (</w:t>
            </w:r>
            <w:r w:rsidRPr="006A4955">
              <w:rPr>
                <w:i/>
              </w:rPr>
              <w:t>rmortTB</w:t>
            </w:r>
            <w:r w:rsidRPr="006A4955">
              <w:t xml:space="preserve"> </w:t>
            </w:r>
            <w:r w:rsidRPr="006A4955">
              <w:rPr>
                <w:rFonts w:eastAsia="MS Gothic"/>
                <w:color w:val="000000"/>
              </w:rPr>
              <w:t>≥</w:t>
            </w:r>
            <w:r w:rsidRPr="006A4955">
              <w:t xml:space="preserve">0): </w:t>
            </w:r>
            <w:r w:rsidRPr="006A4955">
              <w:rPr>
                <w:i/>
              </w:rPr>
              <w:t>u</w:t>
            </w:r>
            <w:r w:rsidRPr="006A4955">
              <w:rPr>
                <w:i/>
              </w:rPr>
              <w:softHyphen/>
            </w:r>
            <w:r w:rsidRPr="006A4955">
              <w:rPr>
                <w:i/>
                <w:vertAlign w:val="subscript"/>
              </w:rPr>
              <w:t>i</w:t>
            </w:r>
            <w:r w:rsidRPr="006A4955">
              <w:t>=(1-</w:t>
            </w:r>
            <w:r w:rsidRPr="006A4955">
              <w:rPr>
                <w:i/>
              </w:rPr>
              <w:t>u</w:t>
            </w:r>
            <w:r w:rsidRPr="006A4955">
              <w:rPr>
                <w:i/>
                <w:vertAlign w:val="subscript"/>
              </w:rPr>
              <w:t>i</w:t>
            </w:r>
            <w:r w:rsidRPr="006A4955">
              <w:t>)</w:t>
            </w:r>
            <w:r w:rsidRPr="006A4955">
              <w:rPr>
                <w:i/>
              </w:rPr>
              <w:t xml:space="preserve">rmortTB </w:t>
            </w:r>
            <w:r w:rsidRPr="006A4955">
              <w:t>+</w:t>
            </w:r>
            <w:r w:rsidRPr="006A4955">
              <w:rPr>
                <w:i/>
              </w:rPr>
              <w:t xml:space="preserve"> u</w:t>
            </w:r>
            <w:r w:rsidRPr="006A4955">
              <w:rPr>
                <w:i/>
                <w:vertAlign w:val="subscript"/>
              </w:rPr>
              <w:t>i</w:t>
            </w:r>
            <w:r w:rsidRPr="006A4955">
              <w:t xml:space="preserve"> , </w:t>
            </w:r>
            <w:r w:rsidRPr="006A4955">
              <w:rPr>
                <w:i/>
              </w:rPr>
              <w:t>u</w:t>
            </w:r>
            <w:r w:rsidRPr="006A4955">
              <w:rPr>
                <w:i/>
              </w:rPr>
              <w:softHyphen/>
            </w:r>
            <w:r w:rsidRPr="006A4955">
              <w:rPr>
                <w:i/>
                <w:vertAlign w:val="subscript"/>
              </w:rPr>
              <w:t>ni</w:t>
            </w:r>
            <w:r w:rsidRPr="006A4955">
              <w:t>=(1-</w:t>
            </w:r>
            <w:r w:rsidRPr="006A4955">
              <w:rPr>
                <w:i/>
              </w:rPr>
              <w:t>u</w:t>
            </w:r>
            <w:r w:rsidRPr="006A4955">
              <w:rPr>
                <w:i/>
                <w:vertAlign w:val="subscript"/>
              </w:rPr>
              <w:t>ni</w:t>
            </w:r>
            <w:r w:rsidRPr="006A4955">
              <w:t>)</w:t>
            </w:r>
            <w:r w:rsidRPr="006A4955">
              <w:rPr>
                <w:i/>
              </w:rPr>
              <w:t xml:space="preserve">rmortTB </w:t>
            </w:r>
            <w:r w:rsidRPr="006A4955">
              <w:t>+</w:t>
            </w:r>
            <w:r w:rsidRPr="006A4955">
              <w:rPr>
                <w:i/>
              </w:rPr>
              <w:t xml:space="preserve"> u</w:t>
            </w:r>
            <w:r w:rsidRPr="006A4955">
              <w:rPr>
                <w:i/>
                <w:vertAlign w:val="subscript"/>
              </w:rPr>
              <w:t>ni</w:t>
            </w:r>
          </w:p>
        </w:tc>
        <w:tc>
          <w:tcPr>
            <w:tcW w:w="1276" w:type="dxa"/>
            <w:vAlign w:val="center"/>
          </w:tcPr>
          <w:p w14:paraId="5568773D" w14:textId="143FAB64" w:rsidR="00CB3F6E" w:rsidRPr="006A4955" w:rsidRDefault="00CB3F6E" w:rsidP="002F7305">
            <w:r>
              <w:t>-0.75</w:t>
            </w:r>
          </w:p>
        </w:tc>
      </w:tr>
      <w:tr w:rsidR="00CB3F6E" w:rsidRPr="006A4955" w14:paraId="14F18AA6" w14:textId="7954C7BD" w:rsidTr="007C5C56">
        <w:tc>
          <w:tcPr>
            <w:tcW w:w="1384" w:type="dxa"/>
            <w:vMerge w:val="restart"/>
          </w:tcPr>
          <w:p w14:paraId="4CACB2DE" w14:textId="77777777" w:rsidR="00CB3F6E" w:rsidRPr="006A4955" w:rsidRDefault="00CB3F6E" w:rsidP="002F7305">
            <w:pPr>
              <w:rPr>
                <w:b/>
              </w:rPr>
            </w:pPr>
            <w:r w:rsidRPr="006A4955">
              <w:rPr>
                <w:b/>
              </w:rPr>
              <w:lastRenderedPageBreak/>
              <w:t>Natural cure and relapse</w:t>
            </w:r>
          </w:p>
        </w:tc>
        <w:tc>
          <w:tcPr>
            <w:tcW w:w="1134" w:type="dxa"/>
            <w:vAlign w:val="center"/>
          </w:tcPr>
          <w:p w14:paraId="1856D71A" w14:textId="77777777" w:rsidR="00CB3F6E" w:rsidRPr="006A4955" w:rsidRDefault="00CB3F6E" w:rsidP="002F7305">
            <w:pPr>
              <w:rPr>
                <w:i/>
              </w:rPr>
            </w:pPr>
            <w:r w:rsidRPr="006A4955">
              <w:rPr>
                <w:i/>
              </w:rPr>
              <w:t>n</w:t>
            </w:r>
          </w:p>
        </w:tc>
        <w:tc>
          <w:tcPr>
            <w:tcW w:w="2268" w:type="dxa"/>
            <w:vAlign w:val="center"/>
          </w:tcPr>
          <w:p w14:paraId="5686BBDD" w14:textId="77777777" w:rsidR="00CB3F6E" w:rsidRPr="006A4955" w:rsidRDefault="00CB3F6E" w:rsidP="002F7305">
            <w:r w:rsidRPr="006A4955">
              <w:t>Annual risk of natural cure for TB cases</w:t>
            </w:r>
          </w:p>
        </w:tc>
        <w:tc>
          <w:tcPr>
            <w:tcW w:w="1559" w:type="dxa"/>
          </w:tcPr>
          <w:p w14:paraId="09E1E8B4" w14:textId="77777777" w:rsidR="00CB3F6E" w:rsidRPr="006A4955" w:rsidRDefault="00CB3F6E" w:rsidP="002F7305"/>
        </w:tc>
        <w:tc>
          <w:tcPr>
            <w:tcW w:w="2835" w:type="dxa"/>
          </w:tcPr>
          <w:p w14:paraId="3F805341" w14:textId="3CAEC086" w:rsidR="00CB3F6E" w:rsidRDefault="00CB3F6E" w:rsidP="002F7305">
            <w:proofErr w:type="gramStart"/>
            <w:r>
              <w:t>n</w:t>
            </w:r>
            <w:proofErr w:type="gramEnd"/>
            <w:r>
              <w:t xml:space="preserve"> = </w:t>
            </w:r>
            <w:r w:rsidRPr="006A4955">
              <w:t>0.1 (0.15 – 0.25)</w:t>
            </w:r>
          </w:p>
          <w:p w14:paraId="3AA8E595" w14:textId="171CB5B7" w:rsidR="00CB3F6E" w:rsidRPr="006A4955" w:rsidRDefault="00CB3F6E" w:rsidP="002F7305"/>
        </w:tc>
        <w:tc>
          <w:tcPr>
            <w:tcW w:w="2552" w:type="dxa"/>
          </w:tcPr>
          <w:p w14:paraId="7C7C54B3" w14:textId="77777777" w:rsidR="00CB3F6E" w:rsidRPr="006A4955" w:rsidRDefault="00CB3F6E" w:rsidP="002F7305">
            <w:pPr>
              <w:rPr>
                <w:rFonts w:eastAsia="Arial Unicode MS"/>
                <w:lang w:val="en-US"/>
              </w:rPr>
            </w:pPr>
            <w:r w:rsidRPr="006A4955">
              <w:rPr>
                <w:rFonts w:eastAsia="Arial Unicode MS"/>
                <w:lang w:val="en-US"/>
              </w:rPr>
              <w:t>Abu Raddad et al 2009</w:t>
            </w:r>
          </w:p>
          <w:p w14:paraId="1753333F" w14:textId="77777777" w:rsidR="00CB3F6E" w:rsidRDefault="00CB3F6E" w:rsidP="002F7305">
            <w:pPr>
              <w:rPr>
                <w:rFonts w:eastAsia="Arial Unicode MS"/>
                <w:lang w:val="en-US"/>
              </w:rPr>
            </w:pPr>
            <w:r w:rsidRPr="006A4955">
              <w:rPr>
                <w:rFonts w:eastAsia="Arial Unicode MS"/>
                <w:lang w:val="en-US"/>
              </w:rPr>
              <w:t>Dye et al 2008</w:t>
            </w:r>
          </w:p>
          <w:p w14:paraId="48CA537C" w14:textId="5ED396EC" w:rsidR="00CB3F6E" w:rsidRPr="006A4955" w:rsidRDefault="00CB3F6E" w:rsidP="006168E3"/>
        </w:tc>
        <w:tc>
          <w:tcPr>
            <w:tcW w:w="1276" w:type="dxa"/>
          </w:tcPr>
          <w:p w14:paraId="147B1D55" w14:textId="50D479CD" w:rsidR="00CB3F6E" w:rsidRDefault="00CB3F6E" w:rsidP="00CB3F6E">
            <w:r>
              <w:t>0.24</w:t>
            </w:r>
          </w:p>
          <w:p w14:paraId="447F96E6" w14:textId="4373E993" w:rsidR="00CB3F6E" w:rsidRPr="00CB3F6E" w:rsidRDefault="00CB3F6E" w:rsidP="00CB3F6E">
            <w:pPr>
              <w:rPr>
                <w:b/>
              </w:rPr>
            </w:pPr>
          </w:p>
        </w:tc>
      </w:tr>
      <w:tr w:rsidR="00CB3F6E" w:rsidRPr="006A4955" w14:paraId="44A5B6BA" w14:textId="150235F5" w:rsidTr="007C5C56">
        <w:tc>
          <w:tcPr>
            <w:tcW w:w="1384" w:type="dxa"/>
            <w:vMerge/>
          </w:tcPr>
          <w:p w14:paraId="1160CA8A" w14:textId="77777777" w:rsidR="00CB3F6E" w:rsidRPr="006A4955" w:rsidRDefault="00CB3F6E" w:rsidP="002F7305"/>
        </w:tc>
        <w:tc>
          <w:tcPr>
            <w:tcW w:w="1134" w:type="dxa"/>
            <w:vAlign w:val="center"/>
          </w:tcPr>
          <w:p w14:paraId="4946C781" w14:textId="77777777" w:rsidR="00CB3F6E" w:rsidRPr="006A4955" w:rsidRDefault="00CB3F6E" w:rsidP="002F7305">
            <w:pPr>
              <w:rPr>
                <w:i/>
              </w:rPr>
            </w:pPr>
            <w:r w:rsidRPr="006A4955">
              <w:rPr>
                <w:i/>
              </w:rPr>
              <w:t>r</w:t>
            </w:r>
          </w:p>
        </w:tc>
        <w:tc>
          <w:tcPr>
            <w:tcW w:w="2268" w:type="dxa"/>
            <w:vAlign w:val="center"/>
          </w:tcPr>
          <w:p w14:paraId="3B60829F" w14:textId="77777777" w:rsidR="00CB3F6E" w:rsidRPr="006A4955" w:rsidRDefault="00CB3F6E" w:rsidP="002F7305">
            <w:r w:rsidRPr="006A4955">
              <w:t>Annual risk of relapse from recovered to active TB</w:t>
            </w:r>
          </w:p>
        </w:tc>
        <w:tc>
          <w:tcPr>
            <w:tcW w:w="1559" w:type="dxa"/>
          </w:tcPr>
          <w:p w14:paraId="007FD0AD" w14:textId="77777777" w:rsidR="00CB3F6E" w:rsidRPr="006A4955" w:rsidRDefault="00CB3F6E" w:rsidP="002F7305"/>
        </w:tc>
        <w:tc>
          <w:tcPr>
            <w:tcW w:w="2835" w:type="dxa"/>
          </w:tcPr>
          <w:p w14:paraId="52D8E718" w14:textId="565167D3" w:rsidR="00CB3F6E" w:rsidRPr="006A4955" w:rsidRDefault="00CB3F6E" w:rsidP="00CB3F6E">
            <w:pPr>
              <w:rPr>
                <w:i/>
              </w:rPr>
            </w:pPr>
            <w:proofErr w:type="gramStart"/>
            <w:r>
              <w:rPr>
                <w:i/>
              </w:rPr>
              <w:t>r</w:t>
            </w:r>
            <w:proofErr w:type="gramEnd"/>
            <w:r w:rsidRPr="006A4955">
              <w:rPr>
                <w:i/>
              </w:rPr>
              <w:t>[j</w:t>
            </w:r>
            <w:r w:rsidR="007C5C56">
              <w:rPr>
                <w:i/>
              </w:rPr>
              <w:t xml:space="preserve"> </w:t>
            </w:r>
            <w:r w:rsidRPr="006A4955">
              <w:rPr>
                <w:i/>
              </w:rPr>
              <w:t xml:space="preserve">&lt;65] = </w:t>
            </w:r>
            <w:r w:rsidR="009902BE">
              <w:rPr>
                <w:i/>
              </w:rPr>
              <w:t>0.005-0.015</w:t>
            </w:r>
            <w:r w:rsidRPr="006A4955">
              <w:rPr>
                <w:i/>
              </w:rPr>
              <w:t xml:space="preserve"> </w:t>
            </w:r>
          </w:p>
          <w:p w14:paraId="25F98440" w14:textId="36761393" w:rsidR="00CB3F6E" w:rsidRPr="006A4955" w:rsidRDefault="00CB3F6E" w:rsidP="009902BE">
            <w:proofErr w:type="gramStart"/>
            <w:r>
              <w:rPr>
                <w:i/>
              </w:rPr>
              <w:t>r</w:t>
            </w:r>
            <w:proofErr w:type="gramEnd"/>
            <w:r w:rsidRPr="006A4955">
              <w:rPr>
                <w:i/>
              </w:rPr>
              <w:t xml:space="preserve">[ j  </w:t>
            </w:r>
            <w:r w:rsidRPr="006A4955">
              <w:rPr>
                <w:rFonts w:eastAsia="MS Gothic"/>
                <w:color w:val="000000"/>
              </w:rPr>
              <w:t xml:space="preserve">≥ </w:t>
            </w:r>
            <w:r w:rsidRPr="006A4955">
              <w:rPr>
                <w:i/>
              </w:rPr>
              <w:t xml:space="preserve">65] </w:t>
            </w:r>
            <w:r w:rsidR="009902BE">
              <w:t>= 0.005-0.2</w:t>
            </w:r>
          </w:p>
        </w:tc>
        <w:tc>
          <w:tcPr>
            <w:tcW w:w="2552" w:type="dxa"/>
          </w:tcPr>
          <w:p w14:paraId="45F4989C" w14:textId="3EC1B8F0" w:rsidR="009902BE" w:rsidRDefault="00CB3F6E" w:rsidP="002F7305">
            <w:r>
              <w:t>Gomes et al 2004</w:t>
            </w:r>
          </w:p>
          <w:p w14:paraId="70533F06" w14:textId="5EEF77AE" w:rsidR="009902BE" w:rsidRPr="006A4955" w:rsidRDefault="009902BE" w:rsidP="009902BE">
            <w:r>
              <w:t>Elderly upper bound equal to HIV-positives lower bound</w:t>
            </w:r>
          </w:p>
        </w:tc>
        <w:tc>
          <w:tcPr>
            <w:tcW w:w="1276" w:type="dxa"/>
          </w:tcPr>
          <w:p w14:paraId="457AAF60" w14:textId="23CF3E4E" w:rsidR="00CB3F6E" w:rsidRPr="006A4955" w:rsidRDefault="00CB3F6E" w:rsidP="00CB3F6E">
            <w:pPr>
              <w:rPr>
                <w:i/>
              </w:rPr>
            </w:pPr>
            <w:proofErr w:type="gramStart"/>
            <w:r>
              <w:rPr>
                <w:i/>
              </w:rPr>
              <w:t>r</w:t>
            </w:r>
            <w:proofErr w:type="gramEnd"/>
            <w:r w:rsidRPr="006A4955">
              <w:rPr>
                <w:i/>
              </w:rPr>
              <w:t>[</w:t>
            </w:r>
            <w:r w:rsidR="009902BE">
              <w:rPr>
                <w:i/>
              </w:rPr>
              <w:t>j</w:t>
            </w:r>
            <w:r w:rsidRPr="006A4955">
              <w:rPr>
                <w:i/>
              </w:rPr>
              <w:t xml:space="preserve">&lt;65] = </w:t>
            </w:r>
            <w:r>
              <w:rPr>
                <w:i/>
              </w:rPr>
              <w:t>0.0074</w:t>
            </w:r>
          </w:p>
          <w:p w14:paraId="10DCB3A6" w14:textId="1FF43120" w:rsidR="00CB3F6E" w:rsidRPr="006A4955" w:rsidRDefault="00CB3F6E" w:rsidP="00CB3F6E">
            <w:proofErr w:type="gramStart"/>
            <w:r>
              <w:rPr>
                <w:i/>
              </w:rPr>
              <w:t>r</w:t>
            </w:r>
            <w:proofErr w:type="gramEnd"/>
            <w:r w:rsidRPr="006A4955">
              <w:rPr>
                <w:i/>
              </w:rPr>
              <w:t xml:space="preserve">[ j  </w:t>
            </w:r>
            <w:r w:rsidRPr="006A4955">
              <w:rPr>
                <w:rFonts w:eastAsia="MS Gothic"/>
                <w:color w:val="000000"/>
              </w:rPr>
              <w:t xml:space="preserve">≥ </w:t>
            </w:r>
            <w:r w:rsidRPr="006A4955">
              <w:rPr>
                <w:i/>
              </w:rPr>
              <w:t xml:space="preserve">65] </w:t>
            </w:r>
            <w:r>
              <w:t xml:space="preserve">=0.02  </w:t>
            </w:r>
          </w:p>
        </w:tc>
      </w:tr>
    </w:tbl>
    <w:p w14:paraId="245FC6A1" w14:textId="77777777" w:rsidR="00C2118F" w:rsidRPr="009902BE" w:rsidRDefault="00C2118F" w:rsidP="00C2118F">
      <w:pPr>
        <w:rPr>
          <w:sz w:val="2"/>
        </w:rPr>
      </w:pPr>
    </w:p>
    <w:p w14:paraId="0953C5CA" w14:textId="77777777" w:rsidR="00C2118F" w:rsidRPr="006A4955" w:rsidRDefault="00177F3F" w:rsidP="00C2118F">
      <w:pPr>
        <w:pStyle w:val="Heading4"/>
        <w:numPr>
          <w:ilvl w:val="0"/>
          <w:numId w:val="0"/>
        </w:numPr>
      </w:pPr>
      <w:r>
        <w:t xml:space="preserve">Table </w:t>
      </w:r>
      <w:r w:rsidR="00E93413">
        <w:t>C</w:t>
      </w:r>
      <w:r>
        <w:t xml:space="preserve">2 - </w:t>
      </w:r>
      <w:r w:rsidR="00C2118F" w:rsidRPr="006A4955">
        <w:t>Control measures</w:t>
      </w:r>
    </w:p>
    <w:tbl>
      <w:tblPr>
        <w:tblW w:w="13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3"/>
        <w:gridCol w:w="1135"/>
        <w:gridCol w:w="2408"/>
        <w:gridCol w:w="1419"/>
        <w:gridCol w:w="2835"/>
        <w:gridCol w:w="2552"/>
        <w:gridCol w:w="1276"/>
      </w:tblGrid>
      <w:tr w:rsidR="00B15923" w:rsidRPr="006A4955" w14:paraId="64047783" w14:textId="00465A77" w:rsidTr="00B15923">
        <w:trPr>
          <w:trHeight w:val="1392"/>
        </w:trPr>
        <w:tc>
          <w:tcPr>
            <w:tcW w:w="1383" w:type="dxa"/>
            <w:vMerge w:val="restart"/>
          </w:tcPr>
          <w:p w14:paraId="6DD78BCE" w14:textId="77777777" w:rsidR="006168E3" w:rsidRPr="006A4955" w:rsidRDefault="006168E3" w:rsidP="002F7305">
            <w:pPr>
              <w:rPr>
                <w:b/>
              </w:rPr>
            </w:pPr>
            <w:r w:rsidRPr="006A4955">
              <w:rPr>
                <w:b/>
              </w:rPr>
              <w:t>Treatment</w:t>
            </w:r>
          </w:p>
        </w:tc>
        <w:tc>
          <w:tcPr>
            <w:tcW w:w="1135" w:type="dxa"/>
            <w:vAlign w:val="center"/>
          </w:tcPr>
          <w:p w14:paraId="011B4B3C" w14:textId="77777777" w:rsidR="006168E3" w:rsidRPr="006A4955" w:rsidRDefault="006168E3" w:rsidP="002F7305">
            <w:pPr>
              <w:rPr>
                <w:i/>
              </w:rPr>
            </w:pPr>
            <w:r w:rsidRPr="006A4955">
              <w:rPr>
                <w:i/>
              </w:rPr>
              <w:t>CDR[k]</w:t>
            </w:r>
          </w:p>
        </w:tc>
        <w:tc>
          <w:tcPr>
            <w:tcW w:w="2408" w:type="dxa"/>
            <w:vAlign w:val="center"/>
          </w:tcPr>
          <w:p w14:paraId="0F21F7C5" w14:textId="77777777" w:rsidR="006168E3" w:rsidRPr="006A4955" w:rsidRDefault="006168E3" w:rsidP="002F7305">
            <w:pPr>
              <w:rPr>
                <w:i/>
              </w:rPr>
            </w:pPr>
            <w:r w:rsidRPr="006A4955">
              <w:t xml:space="preserve">Case Detection Ratio (Proportion of new active TB cases detected and started on treatment) in year </w:t>
            </w:r>
            <w:r w:rsidRPr="006A4955">
              <w:rPr>
                <w:i/>
              </w:rPr>
              <w:t>k</w:t>
            </w:r>
          </w:p>
        </w:tc>
        <w:tc>
          <w:tcPr>
            <w:tcW w:w="1419" w:type="dxa"/>
          </w:tcPr>
          <w:p w14:paraId="252AF22C" w14:textId="77777777" w:rsidR="006168E3" w:rsidRPr="006A4955" w:rsidRDefault="006168E3" w:rsidP="002F7305">
            <w:r w:rsidRPr="006A4955">
              <w:t>Varies over time.</w:t>
            </w:r>
          </w:p>
        </w:tc>
        <w:tc>
          <w:tcPr>
            <w:tcW w:w="2835" w:type="dxa"/>
          </w:tcPr>
          <w:p w14:paraId="7B994A66" w14:textId="77777777" w:rsidR="006168E3" w:rsidRPr="006A4955" w:rsidRDefault="006168E3" w:rsidP="002F7305">
            <w:r w:rsidRPr="006A4955">
              <w:t>2012 baseline: 89%</w:t>
            </w:r>
          </w:p>
          <w:p w14:paraId="42C82D65" w14:textId="5002B632" w:rsidR="006168E3" w:rsidRPr="006A4955" w:rsidRDefault="006168E3" w:rsidP="009902BE">
            <w:commentRangeStart w:id="28"/>
            <w:r w:rsidRPr="006A4955">
              <w:t xml:space="preserve">Scale up </w:t>
            </w:r>
            <w:r w:rsidR="009902BE">
              <w:t xml:space="preserve">based upon data </w:t>
            </w:r>
            <w:commentRangeEnd w:id="28"/>
            <w:r w:rsidR="009902BE">
              <w:rPr>
                <w:rStyle w:val="CommentReference"/>
              </w:rPr>
              <w:commentReference w:id="28"/>
            </w:r>
            <w:r w:rsidR="009902BE">
              <w:t xml:space="preserve">until 2012, then </w:t>
            </w:r>
            <w:r w:rsidRPr="006A4955">
              <w:t xml:space="preserve">constant CDR from 2012 onwards </w:t>
            </w:r>
          </w:p>
        </w:tc>
        <w:tc>
          <w:tcPr>
            <w:tcW w:w="2552" w:type="dxa"/>
          </w:tcPr>
          <w:p w14:paraId="14824101" w14:textId="77777777" w:rsidR="006168E3" w:rsidRPr="006A4955" w:rsidRDefault="006168E3" w:rsidP="002F7305">
            <w:r w:rsidRPr="006A4955">
              <w:t>WHO China country Profile 2012</w:t>
            </w:r>
          </w:p>
        </w:tc>
        <w:tc>
          <w:tcPr>
            <w:tcW w:w="1276" w:type="dxa"/>
          </w:tcPr>
          <w:p w14:paraId="26092880" w14:textId="6ABED341" w:rsidR="006168E3" w:rsidRPr="006A4955" w:rsidRDefault="009902BE" w:rsidP="002F7305">
            <w:r>
              <w:t>/</w:t>
            </w:r>
          </w:p>
        </w:tc>
      </w:tr>
      <w:tr w:rsidR="006168E3" w:rsidRPr="006A4955" w14:paraId="4E21FDE5" w14:textId="7734DF3C" w:rsidTr="009902BE">
        <w:trPr>
          <w:trHeight w:val="416"/>
        </w:trPr>
        <w:tc>
          <w:tcPr>
            <w:tcW w:w="1383" w:type="dxa"/>
            <w:vMerge/>
          </w:tcPr>
          <w:p w14:paraId="1A69C69E" w14:textId="77777777" w:rsidR="006168E3" w:rsidRPr="006A4955" w:rsidRDefault="006168E3" w:rsidP="002F7305">
            <w:pPr>
              <w:rPr>
                <w:b/>
              </w:rPr>
            </w:pPr>
          </w:p>
        </w:tc>
        <w:tc>
          <w:tcPr>
            <w:tcW w:w="1135" w:type="dxa"/>
            <w:vAlign w:val="center"/>
          </w:tcPr>
          <w:p w14:paraId="66F54FB2" w14:textId="77777777" w:rsidR="006168E3" w:rsidRPr="006A4955" w:rsidRDefault="006168E3" w:rsidP="002F7305">
            <w:pPr>
              <w:rPr>
                <w:i/>
              </w:rPr>
            </w:pPr>
            <w:r w:rsidRPr="006A4955">
              <w:rPr>
                <w:i/>
              </w:rPr>
              <w:t>CDRscale*</w:t>
            </w:r>
          </w:p>
        </w:tc>
        <w:tc>
          <w:tcPr>
            <w:tcW w:w="2408" w:type="dxa"/>
            <w:vAlign w:val="center"/>
          </w:tcPr>
          <w:p w14:paraId="6BFF579F" w14:textId="77777777" w:rsidR="006168E3" w:rsidRPr="006A4955" w:rsidRDefault="006168E3" w:rsidP="002F7305">
            <w:r w:rsidRPr="006A4955">
              <w:t>Calibration factor</w:t>
            </w:r>
            <w:r>
              <w:t xml:space="preserve"> for CDR (and CoT given CDR*CoT)</w:t>
            </w:r>
          </w:p>
        </w:tc>
        <w:tc>
          <w:tcPr>
            <w:tcW w:w="1419" w:type="dxa"/>
          </w:tcPr>
          <w:p w14:paraId="3DD1678C" w14:textId="7D9CDCEC" w:rsidR="006168E3" w:rsidRPr="006A4955" w:rsidRDefault="007C5C56" w:rsidP="007C5C56">
            <w:pPr>
              <w:spacing w:after="0"/>
            </w:pPr>
            <w:r>
              <w:t>Allowed to vary separately by</w:t>
            </w:r>
            <w:r w:rsidR="009902BE">
              <w:t xml:space="preserve"> elderly </w:t>
            </w:r>
            <w:proofErr w:type="spellStart"/>
            <w:r w:rsidR="009902BE">
              <w:t>vs</w:t>
            </w:r>
            <w:proofErr w:type="spellEnd"/>
            <w:r w:rsidR="009902BE">
              <w:t xml:space="preserve"> non-elderly</w:t>
            </w:r>
          </w:p>
        </w:tc>
        <w:tc>
          <w:tcPr>
            <w:tcW w:w="5387" w:type="dxa"/>
            <w:gridSpan w:val="2"/>
          </w:tcPr>
          <w:p w14:paraId="763F14A1" w14:textId="66DC84FC" w:rsidR="006168E3" w:rsidRPr="006A4955" w:rsidRDefault="006168E3" w:rsidP="002F7305">
            <w:r w:rsidRPr="006A4955">
              <w:t>Calibrated to match TB</w:t>
            </w:r>
            <w:r w:rsidR="009902BE">
              <w:t xml:space="preserve"> prevalence, </w:t>
            </w:r>
            <w:r w:rsidRPr="006A4955">
              <w:t>mortality</w:t>
            </w:r>
            <w:r w:rsidR="009902BE">
              <w:t xml:space="preserve"> and incidence</w:t>
            </w:r>
            <w:r w:rsidRPr="006A4955">
              <w:t>.</w:t>
            </w:r>
            <w:r w:rsidR="007C5C56">
              <w:t xml:space="preserve"> </w:t>
            </w:r>
            <w:r w:rsidRPr="006A4955">
              <w:t>Range sampled: (</w:t>
            </w:r>
            <w:r w:rsidR="009902BE">
              <w:t>-</w:t>
            </w:r>
            <w:r w:rsidRPr="006A4955">
              <w:t>0.5, 2)</w:t>
            </w:r>
          </w:p>
          <w:p w14:paraId="6D075A59" w14:textId="77777777" w:rsidR="006168E3" w:rsidRPr="006A4955" w:rsidRDefault="006168E3" w:rsidP="002F7305">
            <w:r w:rsidRPr="006A4955">
              <w:rPr>
                <w:i/>
              </w:rPr>
              <w:t>CDR[k]=CDRscale*CDR[k]</w:t>
            </w:r>
          </w:p>
        </w:tc>
        <w:tc>
          <w:tcPr>
            <w:tcW w:w="1276" w:type="dxa"/>
          </w:tcPr>
          <w:p w14:paraId="3800F205" w14:textId="693B3FF7" w:rsidR="009902BE" w:rsidRPr="006A4955" w:rsidRDefault="009902BE" w:rsidP="009902BE">
            <w:pPr>
              <w:rPr>
                <w:i/>
              </w:rPr>
            </w:pPr>
            <w:proofErr w:type="spellStart"/>
            <w:proofErr w:type="gramStart"/>
            <w:r>
              <w:rPr>
                <w:i/>
              </w:rPr>
              <w:t>CDRscale</w:t>
            </w:r>
            <w:proofErr w:type="spellEnd"/>
            <w:r w:rsidRPr="006A4955">
              <w:rPr>
                <w:i/>
              </w:rPr>
              <w:t>[</w:t>
            </w:r>
            <w:proofErr w:type="gramEnd"/>
            <w:r>
              <w:rPr>
                <w:i/>
              </w:rPr>
              <w:t>j</w:t>
            </w:r>
            <w:r w:rsidRPr="006A4955">
              <w:rPr>
                <w:i/>
              </w:rPr>
              <w:t xml:space="preserve">&lt;65] = </w:t>
            </w:r>
            <w:r>
              <w:rPr>
                <w:i/>
              </w:rPr>
              <w:t>0.52</w:t>
            </w:r>
          </w:p>
          <w:p w14:paraId="4264F550" w14:textId="10DF8A06" w:rsidR="006168E3" w:rsidRPr="006A4955" w:rsidRDefault="009902BE" w:rsidP="009902BE">
            <w:proofErr w:type="spellStart"/>
            <w:proofErr w:type="gramStart"/>
            <w:r>
              <w:rPr>
                <w:i/>
              </w:rPr>
              <w:t>CDRscale</w:t>
            </w:r>
            <w:proofErr w:type="spellEnd"/>
            <w:r>
              <w:rPr>
                <w:i/>
              </w:rPr>
              <w:t>[</w:t>
            </w:r>
            <w:proofErr w:type="gramEnd"/>
            <w:r>
              <w:rPr>
                <w:i/>
              </w:rPr>
              <w:t>j</w:t>
            </w:r>
            <w:r w:rsidRPr="006A4955">
              <w:rPr>
                <w:rFonts w:eastAsia="MS Gothic"/>
                <w:color w:val="000000"/>
              </w:rPr>
              <w:t>≥</w:t>
            </w:r>
            <w:r w:rsidRPr="006A4955">
              <w:rPr>
                <w:i/>
              </w:rPr>
              <w:t xml:space="preserve">65] </w:t>
            </w:r>
            <w:r>
              <w:t xml:space="preserve">= -0.05  </w:t>
            </w:r>
          </w:p>
        </w:tc>
      </w:tr>
      <w:tr w:rsidR="00B15923" w:rsidRPr="006A4955" w14:paraId="5D3FECA6" w14:textId="17E9F3F9" w:rsidTr="007C5C56">
        <w:trPr>
          <w:trHeight w:val="1391"/>
        </w:trPr>
        <w:tc>
          <w:tcPr>
            <w:tcW w:w="1383" w:type="dxa"/>
            <w:vMerge/>
          </w:tcPr>
          <w:p w14:paraId="091613E2" w14:textId="77777777" w:rsidR="006168E3" w:rsidRPr="006A4955" w:rsidRDefault="006168E3" w:rsidP="002F7305">
            <w:pPr>
              <w:rPr>
                <w:b/>
              </w:rPr>
            </w:pPr>
          </w:p>
        </w:tc>
        <w:tc>
          <w:tcPr>
            <w:tcW w:w="1135" w:type="dxa"/>
            <w:vAlign w:val="center"/>
          </w:tcPr>
          <w:p w14:paraId="2F0588D7" w14:textId="77777777" w:rsidR="006168E3" w:rsidRPr="006A4955" w:rsidRDefault="006168E3" w:rsidP="002F7305">
            <w:pPr>
              <w:rPr>
                <w:i/>
              </w:rPr>
            </w:pPr>
            <w:r w:rsidRPr="006A4955">
              <w:rPr>
                <w:i/>
              </w:rPr>
              <w:t>CoT[k]</w:t>
            </w:r>
          </w:p>
        </w:tc>
        <w:tc>
          <w:tcPr>
            <w:tcW w:w="2408" w:type="dxa"/>
            <w:vAlign w:val="center"/>
          </w:tcPr>
          <w:p w14:paraId="025F5B61" w14:textId="77777777" w:rsidR="006168E3" w:rsidRPr="006A4955" w:rsidRDefault="006168E3" w:rsidP="002F7305">
            <w:r w:rsidRPr="006A4955">
              <w:t xml:space="preserve">Treatment success proportion (cured or complete treatment) in year </w:t>
            </w:r>
            <w:r w:rsidRPr="006A4955">
              <w:rPr>
                <w:i/>
              </w:rPr>
              <w:t>k</w:t>
            </w:r>
          </w:p>
        </w:tc>
        <w:tc>
          <w:tcPr>
            <w:tcW w:w="1419" w:type="dxa"/>
          </w:tcPr>
          <w:p w14:paraId="1F413F5A" w14:textId="77777777" w:rsidR="006168E3" w:rsidRPr="006A4955" w:rsidRDefault="006168E3" w:rsidP="002F7305">
            <w:r w:rsidRPr="006A4955">
              <w:t>Varies over time.</w:t>
            </w:r>
          </w:p>
        </w:tc>
        <w:tc>
          <w:tcPr>
            <w:tcW w:w="2835" w:type="dxa"/>
          </w:tcPr>
          <w:p w14:paraId="2528327F" w14:textId="77777777" w:rsidR="006168E3" w:rsidRPr="006A4955" w:rsidRDefault="006168E3" w:rsidP="002F7305">
            <w:r w:rsidRPr="006A4955">
              <w:t>2011 baseline: 95%</w:t>
            </w:r>
          </w:p>
          <w:p w14:paraId="1225F19B" w14:textId="151AEA4C" w:rsidR="006168E3" w:rsidRPr="006A4955" w:rsidRDefault="001414AB" w:rsidP="007C5C56">
            <w:pPr>
              <w:spacing w:after="40"/>
            </w:pPr>
            <w:commentRangeStart w:id="29"/>
            <w:r w:rsidRPr="006A4955">
              <w:t xml:space="preserve">Scale up </w:t>
            </w:r>
            <w:r>
              <w:t xml:space="preserve">based upon data </w:t>
            </w:r>
            <w:commentRangeEnd w:id="29"/>
            <w:r>
              <w:rPr>
                <w:rStyle w:val="CommentReference"/>
              </w:rPr>
              <w:commentReference w:id="29"/>
            </w:r>
            <w:r>
              <w:t xml:space="preserve">until 2012, then </w:t>
            </w:r>
            <w:r w:rsidRPr="006A4955">
              <w:t>constant CDR from 201</w:t>
            </w:r>
            <w:r>
              <w:t xml:space="preserve">1 </w:t>
            </w:r>
            <w:r w:rsidRPr="006A4955">
              <w:t>onwards</w:t>
            </w:r>
          </w:p>
        </w:tc>
        <w:tc>
          <w:tcPr>
            <w:tcW w:w="2552" w:type="dxa"/>
          </w:tcPr>
          <w:p w14:paraId="54B27504" w14:textId="77777777" w:rsidR="006168E3" w:rsidRPr="006A4955" w:rsidRDefault="006168E3" w:rsidP="002F7305">
            <w:r w:rsidRPr="006A4955">
              <w:t>WHO China country Profile 2012</w:t>
            </w:r>
          </w:p>
        </w:tc>
        <w:tc>
          <w:tcPr>
            <w:tcW w:w="1276" w:type="dxa"/>
          </w:tcPr>
          <w:p w14:paraId="05414C10" w14:textId="449B1916" w:rsidR="006168E3" w:rsidRPr="006A4955" w:rsidRDefault="001414AB" w:rsidP="002F7305">
            <w:r>
              <w:t>/</w:t>
            </w:r>
          </w:p>
        </w:tc>
      </w:tr>
      <w:tr w:rsidR="00B15923" w:rsidRPr="006A4955" w14:paraId="03744DC6" w14:textId="0945C3DE" w:rsidTr="007C5C56">
        <w:trPr>
          <w:trHeight w:val="132"/>
        </w:trPr>
        <w:tc>
          <w:tcPr>
            <w:tcW w:w="1383" w:type="dxa"/>
            <w:vMerge/>
          </w:tcPr>
          <w:p w14:paraId="7866801B" w14:textId="77777777" w:rsidR="006168E3" w:rsidRPr="006A4955" w:rsidRDefault="006168E3" w:rsidP="002F7305">
            <w:pPr>
              <w:rPr>
                <w:b/>
              </w:rPr>
            </w:pPr>
          </w:p>
        </w:tc>
        <w:tc>
          <w:tcPr>
            <w:tcW w:w="1135" w:type="dxa"/>
            <w:vAlign w:val="center"/>
          </w:tcPr>
          <w:p w14:paraId="0F4D89EB" w14:textId="77777777" w:rsidR="006168E3" w:rsidRPr="006A4955" w:rsidRDefault="006168E3" w:rsidP="002F7305">
            <w:pPr>
              <w:rPr>
                <w:i/>
              </w:rPr>
            </w:pPr>
            <w:r w:rsidRPr="006A4955">
              <w:rPr>
                <w:i/>
              </w:rPr>
              <w:t>e</w:t>
            </w:r>
          </w:p>
        </w:tc>
        <w:tc>
          <w:tcPr>
            <w:tcW w:w="2408" w:type="dxa"/>
            <w:vAlign w:val="center"/>
          </w:tcPr>
          <w:p w14:paraId="2CB0A476" w14:textId="77777777" w:rsidR="006168E3" w:rsidRPr="006A4955" w:rsidRDefault="006168E3" w:rsidP="007C5C56">
            <w:pPr>
              <w:spacing w:after="0"/>
            </w:pPr>
            <w:r w:rsidRPr="006A4955">
              <w:t>Relative case detection rate of non-infectious cases</w:t>
            </w:r>
          </w:p>
        </w:tc>
        <w:tc>
          <w:tcPr>
            <w:tcW w:w="1419" w:type="dxa"/>
          </w:tcPr>
          <w:p w14:paraId="0FA1FD2A" w14:textId="77777777" w:rsidR="006168E3" w:rsidRPr="006A4955" w:rsidRDefault="006168E3" w:rsidP="002F7305"/>
        </w:tc>
        <w:tc>
          <w:tcPr>
            <w:tcW w:w="2835" w:type="dxa"/>
          </w:tcPr>
          <w:p w14:paraId="5479F3DF" w14:textId="77777777" w:rsidR="006168E3" w:rsidRPr="006A4955" w:rsidRDefault="006168E3" w:rsidP="002F7305">
            <w:r w:rsidRPr="006A4955">
              <w:t>0.6 (0.4 – 0.8)</w:t>
            </w:r>
          </w:p>
        </w:tc>
        <w:tc>
          <w:tcPr>
            <w:tcW w:w="2552" w:type="dxa"/>
          </w:tcPr>
          <w:p w14:paraId="658D9404" w14:textId="77777777" w:rsidR="006168E3" w:rsidRPr="006A4955" w:rsidRDefault="006168E3" w:rsidP="002F7305">
            <w:r w:rsidRPr="006A4955">
              <w:t>Assumed</w:t>
            </w:r>
          </w:p>
        </w:tc>
        <w:tc>
          <w:tcPr>
            <w:tcW w:w="1276" w:type="dxa"/>
          </w:tcPr>
          <w:p w14:paraId="5477CBE7" w14:textId="0D1E32AB" w:rsidR="006168E3" w:rsidRPr="006A4955" w:rsidRDefault="001414AB" w:rsidP="006168E3">
            <w:r>
              <w:t>0.57</w:t>
            </w:r>
          </w:p>
        </w:tc>
      </w:tr>
    </w:tbl>
    <w:p w14:paraId="1FD8631F" w14:textId="77777777" w:rsidR="00C2118F" w:rsidRPr="00CB6A51" w:rsidRDefault="00C2118F" w:rsidP="00C2118F">
      <w:pPr>
        <w:rPr>
          <w:sz w:val="2"/>
        </w:rPr>
      </w:pPr>
    </w:p>
    <w:p w14:paraId="4B5F6CF6" w14:textId="77777777" w:rsidR="00C2118F" w:rsidRPr="006A4955" w:rsidRDefault="00177F3F" w:rsidP="00C2118F">
      <w:pPr>
        <w:pStyle w:val="Heading4"/>
        <w:numPr>
          <w:ilvl w:val="0"/>
          <w:numId w:val="0"/>
        </w:numPr>
      </w:pPr>
      <w:r>
        <w:lastRenderedPageBreak/>
        <w:t xml:space="preserve">Table </w:t>
      </w:r>
      <w:r w:rsidR="00E93413">
        <w:t>C</w:t>
      </w:r>
      <w:r>
        <w:t xml:space="preserve">3 - </w:t>
      </w:r>
      <w:r w:rsidR="00C2118F" w:rsidRPr="006A4955">
        <w:t>Vaccine parameters</w:t>
      </w:r>
    </w:p>
    <w:tbl>
      <w:tblPr>
        <w:tblW w:w="13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276"/>
        <w:gridCol w:w="2268"/>
        <w:gridCol w:w="1417"/>
        <w:gridCol w:w="2835"/>
        <w:gridCol w:w="2552"/>
        <w:gridCol w:w="1275"/>
      </w:tblGrid>
      <w:tr w:rsidR="00B15923" w:rsidRPr="006A4955" w14:paraId="03B8FD73" w14:textId="4AF4F8A7" w:rsidTr="00B15923">
        <w:trPr>
          <w:trHeight w:val="132"/>
        </w:trPr>
        <w:tc>
          <w:tcPr>
            <w:tcW w:w="1384" w:type="dxa"/>
            <w:vMerge w:val="restart"/>
          </w:tcPr>
          <w:p w14:paraId="26E3E4E6" w14:textId="77777777" w:rsidR="006168E3" w:rsidRPr="006A4955" w:rsidRDefault="006168E3" w:rsidP="002F7305">
            <w:pPr>
              <w:rPr>
                <w:b/>
              </w:rPr>
            </w:pPr>
            <w:r w:rsidRPr="006A4955">
              <w:rPr>
                <w:b/>
              </w:rPr>
              <w:t>Vaccine</w:t>
            </w:r>
          </w:p>
        </w:tc>
        <w:tc>
          <w:tcPr>
            <w:tcW w:w="1276" w:type="dxa"/>
            <w:vAlign w:val="center"/>
          </w:tcPr>
          <w:p w14:paraId="0FD102A1" w14:textId="77777777" w:rsidR="006168E3" w:rsidRPr="006A4955" w:rsidRDefault="006168E3" w:rsidP="002F7305">
            <w:pPr>
              <w:rPr>
                <w:i/>
                <w:color w:val="000000"/>
                <w:lang w:val="en-US"/>
              </w:rPr>
            </w:pPr>
            <w:r w:rsidRPr="006A4955">
              <w:rPr>
                <w:i/>
                <w:color w:val="000000"/>
                <w:lang w:val="en-US"/>
              </w:rPr>
              <w:t xml:space="preserve">c[k,j]; </w:t>
            </w:r>
          </w:p>
          <w:p w14:paraId="605EA15E" w14:textId="77777777" w:rsidR="006168E3" w:rsidRPr="006A4955" w:rsidRDefault="006168E3" w:rsidP="002F7305">
            <w:pPr>
              <w:rPr>
                <w:i/>
                <w:color w:val="000000"/>
                <w:lang w:val="en-US"/>
              </w:rPr>
            </w:pPr>
          </w:p>
        </w:tc>
        <w:tc>
          <w:tcPr>
            <w:tcW w:w="2268" w:type="dxa"/>
            <w:vAlign w:val="center"/>
          </w:tcPr>
          <w:p w14:paraId="29618CE9" w14:textId="77777777" w:rsidR="006168E3" w:rsidRPr="006A4955" w:rsidRDefault="006168E3" w:rsidP="002F7305">
            <w:r w:rsidRPr="006A4955">
              <w:t xml:space="preserve">Coverage of vaccine to those aged </w:t>
            </w:r>
            <w:r w:rsidRPr="006A4955">
              <w:rPr>
                <w:i/>
              </w:rPr>
              <w:t>j</w:t>
            </w:r>
            <w:r w:rsidRPr="006A4955">
              <w:t xml:space="preserve"> at year </w:t>
            </w:r>
            <w:r w:rsidRPr="006A4955">
              <w:rPr>
                <w:i/>
              </w:rPr>
              <w:t>k</w:t>
            </w:r>
          </w:p>
          <w:p w14:paraId="1E67807E" w14:textId="77777777" w:rsidR="006168E3" w:rsidRPr="006A4955" w:rsidRDefault="006168E3" w:rsidP="002F7305"/>
        </w:tc>
        <w:tc>
          <w:tcPr>
            <w:tcW w:w="1417" w:type="dxa"/>
          </w:tcPr>
          <w:p w14:paraId="03B91DF2" w14:textId="77777777" w:rsidR="006168E3" w:rsidRPr="006A4955" w:rsidRDefault="006168E3" w:rsidP="002F7305"/>
        </w:tc>
        <w:tc>
          <w:tcPr>
            <w:tcW w:w="2835" w:type="dxa"/>
          </w:tcPr>
          <w:p w14:paraId="6FBE7AEB" w14:textId="719D01F7" w:rsidR="006168E3" w:rsidRPr="006A4955" w:rsidRDefault="00CB6A51" w:rsidP="00CB6A51">
            <w:r>
              <w:t>Elderly: Steady state at 55yrs 30%</w:t>
            </w:r>
            <w:r w:rsidR="006168E3" w:rsidRPr="006A4955">
              <w:t xml:space="preserve"> and 70%, plus 3 year catch up campaign </w:t>
            </w:r>
            <w:r>
              <w:t xml:space="preserve">for 55-64yrs </w:t>
            </w:r>
            <w:r w:rsidR="006168E3" w:rsidRPr="006A4955">
              <w:t xml:space="preserve">with coverage distributed over </w:t>
            </w:r>
            <w:r>
              <w:t xml:space="preserve">period of </w:t>
            </w:r>
            <w:r w:rsidR="006168E3" w:rsidRPr="006A4955">
              <w:t>campaign</w:t>
            </w:r>
          </w:p>
        </w:tc>
        <w:tc>
          <w:tcPr>
            <w:tcW w:w="2552" w:type="dxa"/>
          </w:tcPr>
          <w:p w14:paraId="797E7770" w14:textId="5A1058D3" w:rsidR="006168E3" w:rsidRPr="006A4955" w:rsidRDefault="00CB6A51" w:rsidP="00EB1BE9">
            <w:pPr>
              <w:ind w:right="317"/>
            </w:pPr>
            <w:r>
              <w:t xml:space="preserve">Assumed. </w:t>
            </w:r>
            <w:r w:rsidR="006168E3">
              <w:t xml:space="preserve">Lower limit </w:t>
            </w:r>
            <w:r w:rsidR="006168E3" w:rsidRPr="006A4955">
              <w:t>ensures encompasses coverag</w:t>
            </w:r>
            <w:r w:rsidR="006168E3">
              <w:t>e</w:t>
            </w:r>
            <w:r w:rsidR="006168E3" w:rsidRPr="006A4955">
              <w:t xml:space="preserve"> in </w:t>
            </w:r>
            <w:r w:rsidR="006168E3">
              <w:t xml:space="preserve">elderly for flu </w:t>
            </w:r>
            <w:r>
              <w:t>vaccine</w:t>
            </w:r>
            <w:r w:rsidR="006168E3">
              <w:t>s</w:t>
            </w:r>
          </w:p>
        </w:tc>
        <w:tc>
          <w:tcPr>
            <w:tcW w:w="1275" w:type="dxa"/>
          </w:tcPr>
          <w:p w14:paraId="47449A34" w14:textId="3A4E557F" w:rsidR="006168E3" w:rsidRDefault="00CB6A51">
            <w:r>
              <w:t>30% and 70%</w:t>
            </w:r>
          </w:p>
          <w:p w14:paraId="32F3FBBB" w14:textId="77777777" w:rsidR="006168E3" w:rsidRPr="006A4955" w:rsidRDefault="006168E3" w:rsidP="006168E3">
            <w:pPr>
              <w:ind w:right="317"/>
            </w:pPr>
          </w:p>
        </w:tc>
      </w:tr>
      <w:tr w:rsidR="00B15923" w:rsidRPr="006A4955" w14:paraId="7A2183E0" w14:textId="5C184099" w:rsidTr="00B15923">
        <w:tc>
          <w:tcPr>
            <w:tcW w:w="1384" w:type="dxa"/>
            <w:vMerge/>
          </w:tcPr>
          <w:p w14:paraId="6ADFDEB2" w14:textId="77777777" w:rsidR="006168E3" w:rsidRPr="006A4955" w:rsidRDefault="006168E3" w:rsidP="002F7305">
            <w:pPr>
              <w:rPr>
                <w:b/>
              </w:rPr>
            </w:pPr>
          </w:p>
        </w:tc>
        <w:tc>
          <w:tcPr>
            <w:tcW w:w="1276" w:type="dxa"/>
            <w:vAlign w:val="center"/>
          </w:tcPr>
          <w:p w14:paraId="296F3C2A" w14:textId="77777777" w:rsidR="006168E3" w:rsidRPr="006A4955" w:rsidRDefault="006168E3" w:rsidP="002F7305">
            <w:pPr>
              <w:rPr>
                <w:i/>
                <w:color w:val="000000"/>
              </w:rPr>
            </w:pPr>
            <w:r w:rsidRPr="006A4955">
              <w:rPr>
                <w:i/>
              </w:rPr>
              <w:t>a</w:t>
            </w:r>
            <w:r w:rsidRPr="006A4955">
              <w:rPr>
                <w:i/>
                <w:vertAlign w:val="subscript"/>
              </w:rPr>
              <w:t>I</w:t>
            </w:r>
          </w:p>
        </w:tc>
        <w:tc>
          <w:tcPr>
            <w:tcW w:w="2268" w:type="dxa"/>
          </w:tcPr>
          <w:p w14:paraId="2B63E782" w14:textId="77777777" w:rsidR="006168E3" w:rsidRPr="006A4955" w:rsidRDefault="006168E3" w:rsidP="002F7305">
            <w:r w:rsidRPr="006A4955">
              <w:rPr>
                <w:color w:val="000000" w:themeColor="dark1"/>
                <w:kern w:val="24"/>
                <w:lang w:val="en-US"/>
              </w:rPr>
              <w:t>Efficacy in preventing active disease</w:t>
            </w:r>
          </w:p>
        </w:tc>
        <w:tc>
          <w:tcPr>
            <w:tcW w:w="1417" w:type="dxa"/>
          </w:tcPr>
          <w:p w14:paraId="32B52E4F" w14:textId="77777777" w:rsidR="006168E3" w:rsidRPr="006A4955" w:rsidRDefault="006168E3" w:rsidP="002F7305">
            <w:r w:rsidRPr="006A4955">
              <w:t xml:space="preserve">Vaccine dependent. </w:t>
            </w:r>
          </w:p>
        </w:tc>
        <w:tc>
          <w:tcPr>
            <w:tcW w:w="2835" w:type="dxa"/>
          </w:tcPr>
          <w:p w14:paraId="6BBE5C7F" w14:textId="77777777" w:rsidR="006168E3" w:rsidRPr="006A4955" w:rsidRDefault="006168E3" w:rsidP="002F7305">
            <w:r w:rsidRPr="006A4955">
              <w:t>40%, 60%, 80%</w:t>
            </w:r>
          </w:p>
        </w:tc>
        <w:tc>
          <w:tcPr>
            <w:tcW w:w="2552" w:type="dxa"/>
          </w:tcPr>
          <w:p w14:paraId="00EF5F23" w14:textId="77777777" w:rsidR="006168E3" w:rsidRPr="006A4955" w:rsidRDefault="006168E3" w:rsidP="002F7305">
            <w:r w:rsidRPr="006A4955">
              <w:t>Assumed</w:t>
            </w:r>
          </w:p>
        </w:tc>
        <w:tc>
          <w:tcPr>
            <w:tcW w:w="1275" w:type="dxa"/>
          </w:tcPr>
          <w:p w14:paraId="2973112A" w14:textId="0A7F8B51" w:rsidR="006168E3" w:rsidRPr="006A4955" w:rsidRDefault="00CB6A51" w:rsidP="006168E3">
            <w:r w:rsidRPr="006A4955">
              <w:t>40%, 60%, 80%</w:t>
            </w:r>
          </w:p>
        </w:tc>
      </w:tr>
      <w:tr w:rsidR="00B15923" w:rsidRPr="006A4955" w14:paraId="1BB2D8F8" w14:textId="71A8DD91" w:rsidTr="00CB6A51">
        <w:trPr>
          <w:trHeight w:val="1476"/>
        </w:trPr>
        <w:tc>
          <w:tcPr>
            <w:tcW w:w="1384" w:type="dxa"/>
            <w:vMerge/>
          </w:tcPr>
          <w:p w14:paraId="72CD1120" w14:textId="77777777" w:rsidR="006168E3" w:rsidRPr="006A4955" w:rsidRDefault="006168E3" w:rsidP="002F7305">
            <w:pPr>
              <w:rPr>
                <w:b/>
              </w:rPr>
            </w:pPr>
          </w:p>
        </w:tc>
        <w:tc>
          <w:tcPr>
            <w:tcW w:w="1276" w:type="dxa"/>
          </w:tcPr>
          <w:p w14:paraId="4016DB75" w14:textId="77777777" w:rsidR="006168E3" w:rsidRPr="006A4955" w:rsidRDefault="006168E3" w:rsidP="002F7305">
            <w:pPr>
              <w:rPr>
                <w:i/>
                <w:color w:val="000000"/>
              </w:rPr>
            </w:pPr>
            <w:r w:rsidRPr="006A4955">
              <w:rPr>
                <w:i/>
                <w:color w:val="000000"/>
                <w:lang w:val="en-US"/>
              </w:rPr>
              <w:t>θ</w:t>
            </w:r>
            <w:r w:rsidRPr="006A4955">
              <w:rPr>
                <w:i/>
                <w:color w:val="000000"/>
              </w:rPr>
              <w:t>[k,j];</w:t>
            </w:r>
          </w:p>
          <w:p w14:paraId="47EDE175" w14:textId="77777777" w:rsidR="006168E3" w:rsidRPr="006A4955" w:rsidRDefault="006168E3" w:rsidP="002F7305">
            <w:pPr>
              <w:rPr>
                <w:i/>
                <w:iCs/>
                <w:strike/>
              </w:rPr>
            </w:pPr>
          </w:p>
        </w:tc>
        <w:tc>
          <w:tcPr>
            <w:tcW w:w="2268" w:type="dxa"/>
          </w:tcPr>
          <w:p w14:paraId="0BEF2A10" w14:textId="77777777" w:rsidR="006168E3" w:rsidRPr="006A4955" w:rsidRDefault="006168E3" w:rsidP="00CB6A51">
            <w:pPr>
              <w:spacing w:after="0"/>
              <w:rPr>
                <w:color w:val="000000" w:themeColor="dark1"/>
                <w:kern w:val="24"/>
                <w:lang w:val="en-US"/>
              </w:rPr>
            </w:pPr>
            <w:r w:rsidRPr="006A4955">
              <w:t>Proportion of Suscep</w:t>
            </w:r>
            <w:r>
              <w:t xml:space="preserve">tibles, Latents and Recovereds </w:t>
            </w:r>
            <w:r w:rsidRPr="006A4955">
              <w:t xml:space="preserve">aged </w:t>
            </w:r>
            <w:r w:rsidRPr="006A4955">
              <w:rPr>
                <w:i/>
              </w:rPr>
              <w:t xml:space="preserve">j </w:t>
            </w:r>
            <w:r w:rsidRPr="006A4955">
              <w:t xml:space="preserve">that move to the vaccine strata in year </w:t>
            </w:r>
            <w:r w:rsidRPr="006A4955">
              <w:rPr>
                <w:i/>
              </w:rPr>
              <w:t>k</w:t>
            </w:r>
          </w:p>
        </w:tc>
        <w:tc>
          <w:tcPr>
            <w:tcW w:w="1417" w:type="dxa"/>
          </w:tcPr>
          <w:p w14:paraId="712D5225" w14:textId="77777777" w:rsidR="006168E3" w:rsidRPr="006A4955" w:rsidRDefault="006168E3" w:rsidP="002F7305">
            <w:r w:rsidRPr="006A4955">
              <w:t xml:space="preserve">Product of coverage and vaccine efficacy. </w:t>
            </w:r>
          </w:p>
        </w:tc>
        <w:tc>
          <w:tcPr>
            <w:tcW w:w="2835" w:type="dxa"/>
          </w:tcPr>
          <w:p w14:paraId="72B54754" w14:textId="77777777" w:rsidR="006168E3" w:rsidRPr="006A4955" w:rsidRDefault="006168E3" w:rsidP="002F7305">
            <w:pPr>
              <w:rPr>
                <w:i/>
                <w:color w:val="000000"/>
                <w:lang w:val="en-US"/>
              </w:rPr>
            </w:pPr>
            <w:r w:rsidRPr="006A4955">
              <w:rPr>
                <w:i/>
                <w:color w:val="000000"/>
                <w:lang w:val="en-US"/>
              </w:rPr>
              <w:t>θ</w:t>
            </w:r>
            <w:r w:rsidRPr="006A4955">
              <w:rPr>
                <w:i/>
                <w:color w:val="000000"/>
              </w:rPr>
              <w:t xml:space="preserve">[k,j] = </w:t>
            </w:r>
            <w:r w:rsidRPr="006A4955">
              <w:rPr>
                <w:i/>
                <w:color w:val="000000"/>
                <w:lang w:val="en-US"/>
              </w:rPr>
              <w:t xml:space="preserve">c[k,j] × </w:t>
            </w:r>
            <w:r w:rsidRPr="006A4955">
              <w:rPr>
                <w:i/>
              </w:rPr>
              <w:t>a</w:t>
            </w:r>
            <w:r w:rsidRPr="006A4955">
              <w:rPr>
                <w:i/>
                <w:vertAlign w:val="subscript"/>
              </w:rPr>
              <w:t>I</w:t>
            </w:r>
          </w:p>
          <w:p w14:paraId="2F7E6551" w14:textId="77777777" w:rsidR="006168E3" w:rsidRPr="006A4955" w:rsidRDefault="006168E3" w:rsidP="002F7305">
            <w:pPr>
              <w:rPr>
                <w:b/>
              </w:rPr>
            </w:pPr>
          </w:p>
        </w:tc>
        <w:tc>
          <w:tcPr>
            <w:tcW w:w="2552" w:type="dxa"/>
          </w:tcPr>
          <w:p w14:paraId="1F019B63" w14:textId="77777777" w:rsidR="006168E3" w:rsidRPr="006A4955" w:rsidRDefault="006168E3" w:rsidP="002F7305">
            <w:r w:rsidRPr="006A4955">
              <w:t>/</w:t>
            </w:r>
          </w:p>
        </w:tc>
        <w:tc>
          <w:tcPr>
            <w:tcW w:w="1275" w:type="dxa"/>
          </w:tcPr>
          <w:p w14:paraId="7648E9A6" w14:textId="402C6B8C" w:rsidR="006168E3" w:rsidRPr="006A4955" w:rsidRDefault="00CB6A51" w:rsidP="006168E3">
            <w:r>
              <w:t>/</w:t>
            </w:r>
          </w:p>
        </w:tc>
      </w:tr>
      <w:tr w:rsidR="00B15923" w:rsidRPr="001942BB" w14:paraId="2F548823" w14:textId="4FD9769F" w:rsidTr="00B15923">
        <w:tc>
          <w:tcPr>
            <w:tcW w:w="1384" w:type="dxa"/>
            <w:vMerge/>
          </w:tcPr>
          <w:p w14:paraId="373A57D1" w14:textId="77777777" w:rsidR="006168E3" w:rsidRPr="006A4955" w:rsidRDefault="006168E3" w:rsidP="002F7305">
            <w:pPr>
              <w:rPr>
                <w:b/>
              </w:rPr>
            </w:pPr>
          </w:p>
        </w:tc>
        <w:tc>
          <w:tcPr>
            <w:tcW w:w="1276" w:type="dxa"/>
            <w:vAlign w:val="center"/>
          </w:tcPr>
          <w:p w14:paraId="5447CFD5" w14:textId="77777777" w:rsidR="006168E3" w:rsidRPr="006A4955" w:rsidRDefault="006168E3" w:rsidP="002F7305">
            <w:pPr>
              <w:rPr>
                <w:i/>
                <w:iCs/>
                <w:strike/>
                <w:vertAlign w:val="subscript"/>
              </w:rPr>
            </w:pPr>
            <w:r w:rsidRPr="006A4955">
              <w:rPr>
                <w:i/>
              </w:rPr>
              <w:t>D</w:t>
            </w:r>
          </w:p>
        </w:tc>
        <w:tc>
          <w:tcPr>
            <w:tcW w:w="2268" w:type="dxa"/>
          </w:tcPr>
          <w:p w14:paraId="61FCEF3A" w14:textId="77777777" w:rsidR="006168E3" w:rsidRPr="006A4955" w:rsidRDefault="006168E3" w:rsidP="002F7305">
            <w:r w:rsidRPr="006A4955">
              <w:rPr>
                <w:lang w:val="en-US"/>
              </w:rPr>
              <w:t>Duration of vaccine efficacy</w:t>
            </w:r>
          </w:p>
        </w:tc>
        <w:tc>
          <w:tcPr>
            <w:tcW w:w="1417" w:type="dxa"/>
          </w:tcPr>
          <w:p w14:paraId="3F725D89" w14:textId="77777777" w:rsidR="006168E3" w:rsidRPr="006A4955" w:rsidRDefault="006168E3" w:rsidP="002F7305">
            <w:r w:rsidRPr="006A4955">
              <w:t>Vaccine dependent.</w:t>
            </w:r>
          </w:p>
        </w:tc>
        <w:tc>
          <w:tcPr>
            <w:tcW w:w="2835" w:type="dxa"/>
          </w:tcPr>
          <w:p w14:paraId="217B25F7" w14:textId="342F45AF" w:rsidR="006168E3" w:rsidRPr="006A4955" w:rsidRDefault="00CB6A51" w:rsidP="00CB6A51">
            <w:r>
              <w:t xml:space="preserve">5% waning per year (departure from vaccinated class), with 20years maximum duration of protection. </w:t>
            </w:r>
          </w:p>
        </w:tc>
        <w:tc>
          <w:tcPr>
            <w:tcW w:w="2552" w:type="dxa"/>
          </w:tcPr>
          <w:p w14:paraId="0C6C3C5E" w14:textId="77777777" w:rsidR="006168E3" w:rsidRPr="001942BB" w:rsidRDefault="006168E3" w:rsidP="002F7305">
            <w:r w:rsidRPr="006A4955">
              <w:t>Assumed</w:t>
            </w:r>
          </w:p>
        </w:tc>
        <w:tc>
          <w:tcPr>
            <w:tcW w:w="1275" w:type="dxa"/>
          </w:tcPr>
          <w:p w14:paraId="64A89D95" w14:textId="566440AE" w:rsidR="006168E3" w:rsidRPr="001942BB" w:rsidRDefault="00CB6A51" w:rsidP="006168E3">
            <w:r>
              <w:t>20yrs, 5% waning per year</w:t>
            </w:r>
          </w:p>
        </w:tc>
      </w:tr>
    </w:tbl>
    <w:p w14:paraId="3764EEF9" w14:textId="77777777" w:rsidR="00821C51" w:rsidRDefault="00821C51" w:rsidP="00C2118F">
      <w:pPr>
        <w:sectPr w:rsidR="00821C51" w:rsidSect="002F7305">
          <w:footerReference w:type="default" r:id="rId24"/>
          <w:footerReference w:type="first" r:id="rId25"/>
          <w:pgSz w:w="16838" w:h="11906" w:orient="landscape" w:code="9"/>
          <w:pgMar w:top="1440" w:right="1440" w:bottom="1440" w:left="1440" w:header="709" w:footer="709" w:gutter="0"/>
          <w:cols w:space="708" w:equalWidth="0">
            <w:col w:w="8666" w:space="720"/>
          </w:cols>
          <w:titlePg/>
          <w:docGrid w:linePitch="360"/>
        </w:sectPr>
      </w:pPr>
    </w:p>
    <w:p w14:paraId="36308912" w14:textId="77777777" w:rsidR="00C2118F" w:rsidRDefault="00C2118F" w:rsidP="00FD56FD">
      <w:pPr>
        <w:rPr>
          <w:rFonts w:cstheme="minorHAnsi"/>
        </w:rPr>
        <w:sectPr w:rsidR="00C2118F" w:rsidSect="00C2118F">
          <w:pgSz w:w="16840" w:h="11900" w:orient="landscape"/>
          <w:pgMar w:top="1440" w:right="1440" w:bottom="1440" w:left="1440" w:header="708" w:footer="708" w:gutter="0"/>
          <w:cols w:space="708"/>
          <w:docGrid w:linePitch="360"/>
        </w:sectPr>
      </w:pPr>
    </w:p>
    <w:p w14:paraId="7F073D5E" w14:textId="77777777" w:rsidR="00FD56FD" w:rsidRPr="006F05ED" w:rsidRDefault="00FD56FD" w:rsidP="00FD56FD">
      <w:pPr>
        <w:rPr>
          <w:rFonts w:cstheme="minorHAnsi"/>
        </w:rPr>
      </w:pPr>
    </w:p>
    <w:p w14:paraId="53CA4A70" w14:textId="77777777" w:rsidR="00FD56FD" w:rsidRPr="006F05ED" w:rsidRDefault="00014360" w:rsidP="00B36EE9">
      <w:pPr>
        <w:spacing w:line="480" w:lineRule="auto"/>
        <w:rPr>
          <w:rFonts w:cstheme="minorHAnsi"/>
          <w:i/>
        </w:rPr>
      </w:pPr>
      <w:r>
        <w:rPr>
          <w:rFonts w:cstheme="minorHAnsi"/>
          <w:i/>
        </w:rPr>
        <w:t xml:space="preserve">1b. </w:t>
      </w:r>
      <w:r w:rsidR="00FD56FD" w:rsidRPr="006F05ED">
        <w:rPr>
          <w:rFonts w:cstheme="minorHAnsi"/>
          <w:i/>
        </w:rPr>
        <w:t>Social Parameters</w:t>
      </w:r>
    </w:p>
    <w:p w14:paraId="12969E4E" w14:textId="27ECAF8D" w:rsidR="00FD56FD" w:rsidRDefault="00FD56FD" w:rsidP="00B36EE9">
      <w:pPr>
        <w:spacing w:line="480" w:lineRule="auto"/>
        <w:rPr>
          <w:rFonts w:cstheme="minorHAnsi"/>
        </w:rPr>
      </w:pPr>
      <w:r w:rsidRPr="006F05ED">
        <w:rPr>
          <w:rFonts w:cstheme="minorHAnsi"/>
        </w:rPr>
        <w:t>Previous TB vaccine models have assumed random mixing patterns.</w:t>
      </w:r>
      <w:r w:rsidRPr="00822986">
        <w:rPr>
          <w:rFonts w:cstheme="minorHAnsi"/>
          <w:vertAlign w:val="superscript"/>
        </w:rPr>
        <w:fldChar w:fldCharType="begin"/>
      </w:r>
      <w:r w:rsidR="00116148">
        <w:rPr>
          <w:rFonts w:cstheme="minorHAnsi"/>
          <w:vertAlign w:val="superscript"/>
        </w:rPr>
        <w:instrText xml:space="preserve"> ADDIN EN.CITE &lt;EndNote&gt;&lt;Cite&gt;&lt;Author&gt;Knight&lt;/Author&gt;&lt;Year&gt;Submitted to Journal&lt;/Year&gt;&lt;RecNum&gt;1679&lt;/RecNum&gt;&lt;DisplayText&gt;&lt;style face="superscript"&gt;6&lt;/style&gt;&lt;/DisplayText&gt;&lt;record&gt;&lt;rec-number&gt;1679&lt;/rec-number&gt;&lt;foreign-keys&gt;&lt;key app="EN" db-id="trz95war0aw557ea9zs5w5p8p0ssdtrxsd5s" timestamp="1404723505"&gt;1679&lt;/key&gt;&lt;/foreign-keys&gt;&lt;ref-type name="Journal Article"&gt;17&lt;/ref-type&gt;&lt;contributors&gt;&lt;authors&gt;&lt;author&gt;Knight, G. M.; Griffiths, U.K.; Sumner, T.; Laurence, Y.; Gheorghe, A,; Vassal, A.; Glaziou, P.; White, R.G&lt;/author&gt;&lt;/authors&gt;&lt;/contributors&gt;&lt;titles&gt;&lt;title&gt;Impact and cost-effectiveness of new tuberculosis vaccines in low- and middle-income countries&lt;/title&gt;&lt;/titles&gt;&lt;dates&gt;&lt;year&gt;Submitted to Journal&lt;/year&gt;&lt;/dates&gt;&lt;urls&gt;&lt;/urls&gt;&lt;/record&gt;&lt;/Cite&gt;&lt;/EndNote&gt;</w:instrText>
      </w:r>
      <w:r w:rsidRPr="00822986">
        <w:rPr>
          <w:rFonts w:cstheme="minorHAnsi"/>
          <w:vertAlign w:val="superscript"/>
        </w:rPr>
        <w:fldChar w:fldCharType="separate"/>
      </w:r>
      <w:r w:rsidR="00116148">
        <w:rPr>
          <w:rFonts w:cstheme="minorHAnsi"/>
          <w:noProof/>
          <w:vertAlign w:val="superscript"/>
        </w:rPr>
        <w:t>6</w:t>
      </w:r>
      <w:r w:rsidRPr="00822986">
        <w:rPr>
          <w:rFonts w:cstheme="minorHAnsi"/>
          <w:vertAlign w:val="superscript"/>
        </w:rPr>
        <w:fldChar w:fldCharType="end"/>
      </w:r>
      <w:r w:rsidRPr="00822986">
        <w:rPr>
          <w:rFonts w:cstheme="minorHAnsi"/>
          <w:vertAlign w:val="superscript"/>
        </w:rPr>
        <w:t>,</w:t>
      </w:r>
      <w:r w:rsidRPr="00822986">
        <w:rPr>
          <w:rFonts w:cstheme="minorHAnsi"/>
          <w:vertAlign w:val="superscript"/>
        </w:rPr>
        <w:fldChar w:fldCharType="begin"/>
      </w:r>
      <w:r w:rsidR="00116148">
        <w:rPr>
          <w:rFonts w:cstheme="minorHAnsi"/>
          <w:vertAlign w:val="superscript"/>
        </w:rPr>
        <w:instrText xml:space="preserve"> ADDIN EN.CITE &lt;EndNote&gt;&lt;Cite&gt;&lt;Author&gt;Abu-Raddad&lt;/Author&gt;&lt;Year&gt;2009&lt;/Year&gt;&lt;RecNum&gt;63&lt;/RecNum&gt;&lt;DisplayText&gt;&lt;style face="superscript"&gt;4&lt;/style&gt;&lt;/DisplayText&gt;&lt;record&gt;&lt;rec-number&gt;63&lt;/rec-number&gt;&lt;foreign-keys&gt;&lt;key app="EN" db-id="trz95war0aw557ea9zs5w5p8p0ssdtrxsd5s" timestamp="1399559403"&gt;63&lt;/key&gt;&lt;/foreign-keys&gt;&lt;ref-type name="Journal Article"&gt;17&lt;/ref-type&gt;&lt;contributors&gt;&lt;authors&gt;&lt;author&gt;Abu-Raddad, Laith J.&lt;/author&gt;&lt;author&gt;Sabatelli, Lorenzo&lt;/author&gt;&lt;author&gt;Achterberg, Jerusha T.&lt;/author&gt;&lt;author&gt;Sugimoto, Jonathan D.&lt;/author&gt;&lt;author&gt;Longini, Ira M.&lt;/author&gt;&lt;author&gt;Dye, Christopher&lt;/author&gt;&lt;author&gt;Halloran, M. Elizabeth&lt;/author&gt;&lt;/authors&gt;&lt;/contributors&gt;&lt;titles&gt;&lt;title&gt;Epidemiological benefits of more-effective tuberculosis vaccines, drugs, and diagnostics&lt;/title&gt;&lt;secondary-title&gt;Proceedings of the National Academy of Sciences&lt;/secondary-title&gt;&lt;/titles&gt;&lt;periodical&gt;&lt;full-title&gt;Proceedings of the National Academy of Sciences&lt;/full-title&gt;&lt;/periodical&gt;&lt;pages&gt;13980-13985&lt;/pages&gt;&lt;volume&gt;106&lt;/volume&gt;&lt;number&gt;33&lt;/number&gt;&lt;dates&gt;&lt;year&gt;2009&lt;/year&gt;&lt;pub-dates&gt;&lt;date&gt;August 18, 2009&lt;/date&gt;&lt;/pub-dates&gt;&lt;/dates&gt;&lt;urls&gt;&lt;related-urls&gt;&lt;url&gt;http://www.pnas.org/content/106/33/13980.abstract&lt;/url&gt;&lt;url&gt;http://www.pnas.org/content/106/33/13980.full.pdf&lt;/url&gt;&lt;/related-urls&gt;&lt;/urls&gt;&lt;electronic-resource-num&gt;10.1073/pnas.0901720106&lt;/electronic-resource-num&gt;&lt;/record&gt;&lt;/Cite&gt;&lt;/EndNote&gt;</w:instrText>
      </w:r>
      <w:r w:rsidRPr="00822986">
        <w:rPr>
          <w:rFonts w:cstheme="minorHAnsi"/>
          <w:vertAlign w:val="superscript"/>
        </w:rPr>
        <w:fldChar w:fldCharType="separate"/>
      </w:r>
      <w:r w:rsidR="00116148">
        <w:rPr>
          <w:rFonts w:cstheme="minorHAnsi"/>
          <w:noProof/>
          <w:vertAlign w:val="superscript"/>
        </w:rPr>
        <w:t>4</w:t>
      </w:r>
      <w:r w:rsidRPr="00822986">
        <w:rPr>
          <w:rFonts w:cstheme="minorHAnsi"/>
          <w:vertAlign w:val="superscript"/>
        </w:rPr>
        <w:fldChar w:fldCharType="end"/>
      </w:r>
      <w:r w:rsidRPr="00822986">
        <w:rPr>
          <w:rFonts w:cstheme="minorHAnsi"/>
          <w:vertAlign w:val="superscript"/>
        </w:rPr>
        <w:t>,</w:t>
      </w:r>
      <w:r w:rsidRPr="00822986">
        <w:rPr>
          <w:rFonts w:cstheme="minorHAnsi"/>
          <w:vertAlign w:val="superscript"/>
        </w:rPr>
        <w:fldChar w:fldCharType="begin"/>
      </w:r>
      <w:r w:rsidR="00116148">
        <w:rPr>
          <w:rFonts w:cstheme="minorHAnsi"/>
          <w:vertAlign w:val="superscript"/>
        </w:rPr>
        <w:instrText xml:space="preserve"> ADDIN EN.CITE &lt;EndNote&gt;&lt;Cite&gt;&lt;Author&gt;Dye&lt;/Author&gt;&lt;Year&gt;2013&lt;/Year&gt;&lt;RecNum&gt;1651&lt;/RecNum&gt;&lt;DisplayText&gt;&lt;style face="superscript"&gt;5&lt;/style&gt;&lt;/DisplayText&gt;&lt;record&gt;&lt;rec-number&gt;1651&lt;/rec-number&gt;&lt;foreign-keys&gt;&lt;key app="EN" db-id="trz95war0aw557ea9zs5w5p8p0ssdtrxsd5s" timestamp="1404718823"&gt;1651&lt;/key&gt;&lt;/foreign-keys&gt;&lt;ref-type name="Journal Article"&gt;17&lt;/ref-type&gt;&lt;contributors&gt;&lt;authors&gt;&lt;author&gt;Dye, C.&lt;/author&gt;&lt;author&gt;Glaziou, P.&lt;/author&gt;&lt;author&gt;Floyd, K.&lt;/author&gt;&lt;author&gt;Raviglione, M.&lt;/author&gt;&lt;/authors&gt;&lt;/contributors&gt;&lt;auth-address&gt;Office of Health Information, World Health Organization, CH 1211 Geneva 27, Switzerland. dyec@who.int&lt;/auth-address&gt;&lt;titles&gt;&lt;title&gt;Prospects for tuberculosis elimination&lt;/title&gt;&lt;secondary-title&gt;Annu Rev Public Health&lt;/secondary-title&gt;&lt;alt-title&gt;Annual review of public health&lt;/alt-title&gt;&lt;/titles&gt;&lt;periodical&gt;&lt;full-title&gt;Annu Rev Public Health&lt;/full-title&gt;&lt;abbr-1&gt;Annual review of public health&lt;/abbr-1&gt;&lt;/periodical&gt;&lt;alt-periodical&gt;&lt;full-title&gt;Annu Rev Public Health&lt;/full-title&gt;&lt;abbr-1&gt;Annual review of public health&lt;/abbr-1&gt;&lt;/alt-periodical&gt;&lt;pages&gt;271-86&lt;/pages&gt;&lt;volume&gt;34&lt;/volume&gt;&lt;keywords&gt;&lt;keyword&gt;Disease Eradication/*methods&lt;/keyword&gt;&lt;keyword&gt;Humans&lt;/keyword&gt;&lt;keyword&gt;Incidence&lt;/keyword&gt;&lt;keyword&gt;Tuberculosis, Pulmonary/diagnosis/drug therapy/epidemiology/*prevention &amp;amp; control&lt;/keyword&gt;&lt;keyword&gt;World Health/*statistics &amp;amp; numerical data&lt;/keyword&gt;&lt;/keywords&gt;&lt;dates&gt;&lt;year&gt;2013&lt;/year&gt;&lt;/dates&gt;&lt;isbn&gt;1545-2093 (Electronic)&amp;#xD;0163-7525 (Linking)&lt;/isbn&gt;&lt;accession-num&gt;23244049&lt;/accession-num&gt;&lt;urls&gt;&lt;related-urls&gt;&lt;url&gt;http://www.ncbi.nlm.nih.gov/pubmed/23244049&lt;/url&gt;&lt;url&gt;http://www.annualreviews.org/doi/pdf/10.1146/annurev-publhealth-031912-114431&lt;/url&gt;&lt;/related-urls&gt;&lt;/urls&gt;&lt;electronic-resource-num&gt;10.1146/annurev-publhealth-031912-114431&lt;/electronic-resource-num&gt;&lt;/record&gt;&lt;/Cite&gt;&lt;/EndNote&gt;</w:instrText>
      </w:r>
      <w:r w:rsidRPr="00822986">
        <w:rPr>
          <w:rFonts w:cstheme="minorHAnsi"/>
          <w:vertAlign w:val="superscript"/>
        </w:rPr>
        <w:fldChar w:fldCharType="separate"/>
      </w:r>
      <w:r w:rsidR="00116148">
        <w:rPr>
          <w:rFonts w:cstheme="minorHAnsi"/>
          <w:noProof/>
          <w:vertAlign w:val="superscript"/>
        </w:rPr>
        <w:t>5</w:t>
      </w:r>
      <w:r w:rsidRPr="00822986">
        <w:rPr>
          <w:rFonts w:cstheme="minorHAnsi"/>
          <w:vertAlign w:val="superscript"/>
        </w:rPr>
        <w:fldChar w:fldCharType="end"/>
      </w:r>
      <w:r w:rsidRPr="00822986">
        <w:rPr>
          <w:rFonts w:cstheme="minorHAnsi"/>
          <w:vertAlign w:val="superscript"/>
        </w:rPr>
        <w:t>,</w:t>
      </w:r>
      <w:r w:rsidRPr="00822986">
        <w:rPr>
          <w:rFonts w:cstheme="minorHAnsi"/>
          <w:vertAlign w:val="superscript"/>
        </w:rPr>
        <w:fldChar w:fldCharType="begin"/>
      </w:r>
      <w:r w:rsidR="00116148">
        <w:rPr>
          <w:rFonts w:cstheme="minorHAnsi"/>
          <w:vertAlign w:val="superscript"/>
        </w:rPr>
        <w:instrText xml:space="preserve"> ADDIN EN.CITE &lt;EndNote&gt;&lt;Cite&gt;&lt;Author&gt;Dye&lt;/Author&gt;&lt;Year&gt;2008&lt;/Year&gt;&lt;RecNum&gt;411&lt;/RecNum&gt;&lt;DisplayText&gt;&lt;style face="superscript"&gt;10&lt;/style&gt;&lt;/DisplayText&gt;&lt;record&gt;&lt;rec-number&gt;411&lt;/rec-number&gt;&lt;foreign-keys&gt;&lt;key app="EN" db-id="trz95war0aw557ea9zs5w5p8p0ssdtrxsd5s" timestamp="1402768439"&gt;411&lt;/key&gt;&lt;key app="ENWeb" db-id=""&gt;0&lt;/key&gt;&lt;/foreign-keys&gt;&lt;ref-type name="Journal Article"&gt;17&lt;/ref-type&gt;&lt;contributors&gt;&lt;authors&gt;&lt;author&gt;Dye, C.&lt;/author&gt;&lt;author&gt;Williams, B. G.&lt;/author&gt;&lt;/authors&gt;&lt;/contributors&gt;&lt;auth-address&gt;HIV/AIDS, Tuberculosis and Malaria, World Health Organization, Avenue Appia 20, 1211 Geneva 27, Switzerland. dyec@who.int&lt;/auth-address&gt;&lt;titles&gt;&lt;title&gt;Eliminating human tuberculosis in the twenty-first century&lt;/title&gt;&lt;secondary-title&gt;J R Soc Interface&lt;/secondary-title&gt;&lt;alt-title&gt;Journal of the Royal Society, Interface / the Royal Society&lt;/alt-title&gt;&lt;/titles&gt;&lt;periodical&gt;&lt;full-title&gt;J R Soc Interface&lt;/full-title&gt;&lt;abbr-1&gt;Journal of the Royal Society, Interface / the Royal Society&lt;/abbr-1&gt;&lt;/periodical&gt;&lt;alt-periodical&gt;&lt;full-title&gt;J R Soc Interface&lt;/full-title&gt;&lt;abbr-1&gt;Journal of the Royal Society, Interface / the Royal Society&lt;/abbr-1&gt;&lt;/alt-periodical&gt;&lt;pages&gt;653-62&lt;/pages&gt;&lt;volume&gt;5&lt;/volume&gt;&lt;number&gt;23&lt;/number&gt;&lt;edition&gt;2007/08/11&lt;/edition&gt;&lt;keywords&gt;&lt;keyword&gt;Antitubercular Agents/therapeutic use&lt;/keyword&gt;&lt;keyword&gt;Computer Simulation&lt;/keyword&gt;&lt;keyword&gt;Endemic Diseases&lt;/keyword&gt;&lt;keyword&gt;Humans&lt;/keyword&gt;&lt;keyword&gt;Models, Biological&lt;/keyword&gt;&lt;keyword&gt;Tuberculosis/drug therapy/*prevention &amp;amp; control/transmission&lt;/keyword&gt;&lt;keyword&gt;*World Health&lt;/keyword&gt;&lt;/keywords&gt;&lt;dates&gt;&lt;year&gt;2008&lt;/year&gt;&lt;pub-dates&gt;&lt;date&gt;Jun 6&lt;/date&gt;&lt;/pub-dates&gt;&lt;/dates&gt;&lt;isbn&gt;1742-5689 (Print)&amp;#xD;1742-5662&lt;/isbn&gt;&lt;accession-num&gt;17690054&lt;/accession-num&gt;&lt;urls&gt;&lt;related-urls&gt;&lt;url&gt;http://rsif.royalsocietypublishing.org/content/5/23/653.full.pdf&lt;/url&gt;&lt;/related-urls&gt;&lt;/urls&gt;&lt;custom2&gt;Pmc3226985&lt;/custom2&gt;&lt;electronic-resource-num&gt;10.1098/rsif.2007.1138&lt;/electronic-resource-num&gt;&lt;remote-database-provider&gt;Nlm&lt;/remote-database-provider&gt;&lt;language&gt;eng&lt;/language&gt;&lt;/record&gt;&lt;/Cite&gt;&lt;/EndNote&gt;</w:instrText>
      </w:r>
      <w:r w:rsidRPr="00822986">
        <w:rPr>
          <w:rFonts w:cstheme="minorHAnsi"/>
          <w:vertAlign w:val="superscript"/>
        </w:rPr>
        <w:fldChar w:fldCharType="separate"/>
      </w:r>
      <w:r w:rsidR="00116148">
        <w:rPr>
          <w:rFonts w:cstheme="minorHAnsi"/>
          <w:noProof/>
          <w:vertAlign w:val="superscript"/>
        </w:rPr>
        <w:t>10</w:t>
      </w:r>
      <w:r w:rsidRPr="00822986">
        <w:rPr>
          <w:rFonts w:cstheme="minorHAnsi"/>
          <w:vertAlign w:val="superscript"/>
        </w:rPr>
        <w:fldChar w:fldCharType="end"/>
      </w:r>
      <w:r w:rsidRPr="006F05ED">
        <w:rPr>
          <w:rFonts w:cstheme="minorHAnsi"/>
        </w:rPr>
        <w:t xml:space="preserve"> However, homogenous mixing does not appropriately represent the reality of age-biases in contact patterns, which are important in this model since it will investigate age-targeted vaccination</w:t>
      </w:r>
      <w:r>
        <w:rPr>
          <w:rFonts w:cstheme="minorHAnsi"/>
        </w:rPr>
        <w:t>.</w:t>
      </w:r>
      <w:r w:rsidRPr="006F05ED">
        <w:rPr>
          <w:rFonts w:cstheme="minorHAnsi"/>
        </w:rPr>
        <w:t xml:space="preserve"> A study i</w:t>
      </w:r>
      <w:r w:rsidR="00991B61">
        <w:rPr>
          <w:rFonts w:cstheme="minorHAnsi"/>
        </w:rPr>
        <w:t xml:space="preserve">n China by Read </w:t>
      </w:r>
      <w:r w:rsidR="00991B61" w:rsidRPr="00991B61">
        <w:rPr>
          <w:rFonts w:cstheme="minorHAnsi"/>
          <w:i/>
        </w:rPr>
        <w:t>et al.</w:t>
      </w:r>
      <w:r w:rsidR="00991B61">
        <w:rPr>
          <w:rFonts w:cstheme="minorHAnsi"/>
        </w:rPr>
        <w:t xml:space="preserve"> estimated</w:t>
      </w:r>
      <w:r w:rsidRPr="006F05ED">
        <w:rPr>
          <w:rFonts w:cstheme="minorHAnsi"/>
        </w:rPr>
        <w:t xml:space="preserve"> the total and average daily number and duration of contacts by age strata (0-5, 6-19, 20-64 and ≥ 65years) from contact diaries, in a study enrolling 1821 pa</w:t>
      </w:r>
      <w:r>
        <w:rPr>
          <w:rFonts w:cstheme="minorHAnsi"/>
        </w:rPr>
        <w:t>rticipants from southern China.</w:t>
      </w:r>
      <w:r>
        <w:rPr>
          <w:rFonts w:cstheme="minorHAnsi"/>
        </w:rPr>
        <w:fldChar w:fldCharType="begin"/>
      </w:r>
      <w:r w:rsidR="00116148">
        <w:rPr>
          <w:rFonts w:cstheme="minorHAnsi"/>
        </w:rPr>
        <w:instrText xml:space="preserve"> ADDIN EN.CITE &lt;EndNote&gt;&lt;Cite&gt;&lt;Author&gt;Read&lt;/Author&gt;&lt;Year&gt;2014&lt;/Year&gt;&lt;RecNum&gt;61&lt;/RecNum&gt;&lt;DisplayText&gt;&lt;style face="superscript"&gt;8&lt;/style&gt;&lt;/DisplayText&gt;&lt;record&gt;&lt;rec-number&gt;61&lt;/rec-number&gt;&lt;foreign-keys&gt;&lt;key app="EN" db-id="trz95war0aw557ea9zs5w5p8p0ssdtrxsd5s" timestamp="1399025063"&gt;61&lt;/key&gt;&lt;/foreign-keys&gt;&lt;ref-type name="Journal Article"&gt;17&lt;/ref-type&gt;&lt;contributors&gt;&lt;authors&gt;&lt;author&gt;Read, Jonathan M.&lt;/author&gt;&lt;author&gt;Lessler, Justin&lt;/author&gt;&lt;author&gt;Riley, Steven&lt;/author&gt;&lt;author&gt;Wang, Shuying&lt;/author&gt;&lt;author&gt;Tan, Li Jiu&lt;/author&gt;&lt;author&gt;Kwok, Kin On&lt;/author&gt;&lt;author&gt;Guan, Yi&lt;/author&gt;&lt;author&gt;Jiang, Chao Qiang&lt;/author&gt;&lt;author&gt;Cummings, Derek A. T.&lt;/author&gt;&lt;/authors&gt;&lt;/contributors&gt;&lt;titles&gt;&lt;title&gt;Social mixing patterns in rural and urban areas of southern China&lt;/title&gt;&lt;secondary-title&gt;Proceedings of the Royal Society B: Biological Sciences&lt;/secondary-title&gt;&lt;/titles&gt;&lt;periodical&gt;&lt;full-title&gt;Proceedings of the Royal Society B: Biological Sciences&lt;/full-title&gt;&lt;/periodical&gt;&lt;volume&gt;281&lt;/volume&gt;&lt;number&gt;1785&lt;/number&gt;&lt;dates&gt;&lt;year&gt;2014&lt;/year&gt;&lt;pub-dates&gt;&lt;date&gt;June 22, 2014&lt;/date&gt;&lt;/pub-dates&gt;&lt;/dates&gt;&lt;urls&gt;&lt;related-urls&gt;&lt;url&gt;http://rspb.royalsocietypublishing.org/content/281/1785/20140268.abstract&lt;/url&gt;&lt;url&gt;http://rspb.royalsocietypublishing.org/content/281/1785/20140268.full.pdf&lt;/url&gt;&lt;/related-urls&gt;&lt;/urls&gt;&lt;electronic-resource-num&gt;10.1098/rspb.2014.0268&lt;/electronic-resource-num&gt;&lt;/record&gt;&lt;/Cite&gt;&lt;/EndNote&gt;</w:instrText>
      </w:r>
      <w:r>
        <w:rPr>
          <w:rFonts w:cstheme="minorHAnsi"/>
        </w:rPr>
        <w:fldChar w:fldCharType="separate"/>
      </w:r>
      <w:r w:rsidR="00116148" w:rsidRPr="00116148">
        <w:rPr>
          <w:rFonts w:cstheme="minorHAnsi"/>
          <w:noProof/>
          <w:vertAlign w:val="superscript"/>
        </w:rPr>
        <w:t>8</w:t>
      </w:r>
      <w:r>
        <w:rPr>
          <w:rFonts w:cstheme="minorHAnsi"/>
        </w:rPr>
        <w:fldChar w:fldCharType="end"/>
      </w:r>
      <w:r w:rsidRPr="006F05ED">
        <w:rPr>
          <w:rFonts w:cstheme="minorHAnsi"/>
        </w:rPr>
        <w:t xml:space="preserve"> Contacts were defined as face-to-face conversation or skin-on-skin touch, so </w:t>
      </w:r>
      <w:r w:rsidR="00991B61">
        <w:rPr>
          <w:rFonts w:cstheme="minorHAnsi"/>
        </w:rPr>
        <w:t>are</w:t>
      </w:r>
      <w:r w:rsidRPr="006F05ED">
        <w:rPr>
          <w:rFonts w:cstheme="minorHAnsi"/>
        </w:rPr>
        <w:t xml:space="preserve"> broadly representative of the type of contact relevant </w:t>
      </w:r>
      <w:r w:rsidR="002B594B">
        <w:rPr>
          <w:rFonts w:cstheme="minorHAnsi"/>
        </w:rPr>
        <w:t xml:space="preserve">to </w:t>
      </w:r>
      <w:r w:rsidR="002B594B" w:rsidRPr="002B594B">
        <w:rPr>
          <w:i/>
        </w:rPr>
        <w:t>Mt</w:t>
      </w:r>
      <w:r w:rsidR="002B594B">
        <w:rPr>
          <w:i/>
        </w:rPr>
        <w:t>b</w:t>
      </w:r>
      <w:r w:rsidRPr="006F05ED">
        <w:rPr>
          <w:rFonts w:cstheme="minorHAnsi"/>
        </w:rPr>
        <w:t xml:space="preserve"> transmissio</w:t>
      </w:r>
      <w:r>
        <w:rPr>
          <w:rFonts w:cstheme="minorHAnsi"/>
        </w:rPr>
        <w:t>n.</w:t>
      </w:r>
      <w:r>
        <w:rPr>
          <w:rFonts w:cstheme="minorHAnsi"/>
        </w:rPr>
        <w:fldChar w:fldCharType="begin"/>
      </w:r>
      <w:r w:rsidR="00116148">
        <w:rPr>
          <w:rFonts w:cstheme="minorHAnsi"/>
        </w:rPr>
        <w:instrText xml:space="preserve"> ADDIN EN.CITE &lt;EndNote&gt;&lt;Cite&gt;&lt;Author&gt;Read&lt;/Author&gt;&lt;Year&gt;2014&lt;/Year&gt;&lt;RecNum&gt;61&lt;/RecNum&gt;&lt;DisplayText&gt;&lt;style face="superscript"&gt;8&lt;/style&gt;&lt;/DisplayText&gt;&lt;record&gt;&lt;rec-number&gt;61&lt;/rec-number&gt;&lt;foreign-keys&gt;&lt;key app="EN" db-id="trz95war0aw557ea9zs5w5p8p0ssdtrxsd5s" timestamp="1399025063"&gt;61&lt;/key&gt;&lt;/foreign-keys&gt;&lt;ref-type name="Journal Article"&gt;17&lt;/ref-type&gt;&lt;contributors&gt;&lt;authors&gt;&lt;author&gt;Read, Jonathan M.&lt;/author&gt;&lt;author&gt;Lessler, Justin&lt;/author&gt;&lt;author&gt;Riley, Steven&lt;/author&gt;&lt;author&gt;Wang, Shuying&lt;/author&gt;&lt;author&gt;Tan, Li Jiu&lt;/author&gt;&lt;author&gt;Kwok, Kin On&lt;/author&gt;&lt;author&gt;Guan, Yi&lt;/author&gt;&lt;author&gt;Jiang, Chao Qiang&lt;/author&gt;&lt;author&gt;Cummings, Derek A. T.&lt;/author&gt;&lt;/authors&gt;&lt;/contributors&gt;&lt;titles&gt;&lt;title&gt;Social mixing patterns in rural and urban areas of southern China&lt;/title&gt;&lt;secondary-title&gt;Proceedings of the Royal Society B: Biological Sciences&lt;/secondary-title&gt;&lt;/titles&gt;&lt;periodical&gt;&lt;full-title&gt;Proceedings of the Royal Society B: Biological Sciences&lt;/full-title&gt;&lt;/periodical&gt;&lt;volume&gt;281&lt;/volume&gt;&lt;number&gt;1785&lt;/number&gt;&lt;dates&gt;&lt;year&gt;2014&lt;/year&gt;&lt;pub-dates&gt;&lt;date&gt;June 22, 2014&lt;/date&gt;&lt;/pub-dates&gt;&lt;/dates&gt;&lt;urls&gt;&lt;related-urls&gt;&lt;url&gt;http://rspb.royalsocietypublishing.org/content/281/1785/20140268.abstract&lt;/url&gt;&lt;url&gt;http://rspb.royalsocietypublishing.org/content/281/1785/20140268.full.pdf&lt;/url&gt;&lt;/related-urls&gt;&lt;/urls&gt;&lt;electronic-resource-num&gt;10.1098/rspb.2014.0268&lt;/electronic-resource-num&gt;&lt;/record&gt;&lt;/Cite&gt;&lt;/EndNote&gt;</w:instrText>
      </w:r>
      <w:r>
        <w:rPr>
          <w:rFonts w:cstheme="minorHAnsi"/>
        </w:rPr>
        <w:fldChar w:fldCharType="separate"/>
      </w:r>
      <w:r w:rsidR="00116148" w:rsidRPr="00116148">
        <w:rPr>
          <w:rFonts w:cstheme="minorHAnsi"/>
          <w:noProof/>
          <w:vertAlign w:val="superscript"/>
        </w:rPr>
        <w:t>8</w:t>
      </w:r>
      <w:r>
        <w:rPr>
          <w:rFonts w:cstheme="minorHAnsi"/>
        </w:rPr>
        <w:fldChar w:fldCharType="end"/>
      </w:r>
      <w:r w:rsidR="00D75659" w:rsidRPr="006F05ED">
        <w:rPr>
          <w:rFonts w:cstheme="minorHAnsi"/>
        </w:rPr>
        <w:t xml:space="preserve"> The</w:t>
      </w:r>
      <w:r w:rsidRPr="006F05ED">
        <w:rPr>
          <w:rFonts w:cstheme="minorHAnsi"/>
        </w:rPr>
        <w:t xml:space="preserve"> study showed that the number of contacts was lowest in the elderly population and that the duration of contacts declined with inc</w:t>
      </w:r>
      <w:r>
        <w:rPr>
          <w:rFonts w:cstheme="minorHAnsi"/>
        </w:rPr>
        <w:t xml:space="preserve">reasing age (Figure </w:t>
      </w:r>
      <w:r w:rsidR="00177F3F">
        <w:rPr>
          <w:rFonts w:cstheme="minorHAnsi"/>
        </w:rPr>
        <w:t>B1</w:t>
      </w:r>
      <w:r>
        <w:rPr>
          <w:rFonts w:cstheme="minorHAnsi"/>
        </w:rPr>
        <w:t>, Left).</w:t>
      </w:r>
      <w:r w:rsidRPr="00FB1A84">
        <w:rPr>
          <w:rFonts w:cstheme="minorHAnsi"/>
        </w:rPr>
        <w:t xml:space="preserve"> </w:t>
      </w:r>
      <w:r>
        <w:rPr>
          <w:rFonts w:cstheme="minorHAnsi"/>
        </w:rPr>
        <w:fldChar w:fldCharType="begin"/>
      </w:r>
      <w:r w:rsidR="00116148">
        <w:rPr>
          <w:rFonts w:cstheme="minorHAnsi"/>
        </w:rPr>
        <w:instrText xml:space="preserve"> ADDIN EN.CITE &lt;EndNote&gt;&lt;Cite&gt;&lt;Author&gt;Read&lt;/Author&gt;&lt;Year&gt;2014&lt;/Year&gt;&lt;RecNum&gt;61&lt;/RecNum&gt;&lt;DisplayText&gt;&lt;style face="superscript"&gt;8&lt;/style&gt;&lt;/DisplayText&gt;&lt;record&gt;&lt;rec-number&gt;61&lt;/rec-number&gt;&lt;foreign-keys&gt;&lt;key app="EN" db-id="trz95war0aw557ea9zs5w5p8p0ssdtrxsd5s" timestamp="1399025063"&gt;61&lt;/key&gt;&lt;/foreign-keys&gt;&lt;ref-type name="Journal Article"&gt;17&lt;/ref-type&gt;&lt;contributors&gt;&lt;authors&gt;&lt;author&gt;Read, Jonathan M.&lt;/author&gt;&lt;author&gt;Lessler, Justin&lt;/author&gt;&lt;author&gt;Riley, Steven&lt;/author&gt;&lt;author&gt;Wang, Shuying&lt;/author&gt;&lt;author&gt;Tan, Li Jiu&lt;/author&gt;&lt;author&gt;Kwok, Kin On&lt;/author&gt;&lt;author&gt;Guan, Yi&lt;/author&gt;&lt;author&gt;Jiang, Chao Qiang&lt;/author&gt;&lt;author&gt;Cummings, Derek A. T.&lt;/author&gt;&lt;/authors&gt;&lt;/contributors&gt;&lt;titles&gt;&lt;title&gt;Social mixing patterns in rural and urban areas of southern China&lt;/title&gt;&lt;secondary-title&gt;Proceedings of the Royal Society B: Biological Sciences&lt;/secondary-title&gt;&lt;/titles&gt;&lt;periodical&gt;&lt;full-title&gt;Proceedings of the Royal Society B: Biological Sciences&lt;/full-title&gt;&lt;/periodical&gt;&lt;volume&gt;281&lt;/volume&gt;&lt;number&gt;1785&lt;/number&gt;&lt;dates&gt;&lt;year&gt;2014&lt;/year&gt;&lt;pub-dates&gt;&lt;date&gt;June 22, 2014&lt;/date&gt;&lt;/pub-dates&gt;&lt;/dates&gt;&lt;urls&gt;&lt;related-urls&gt;&lt;url&gt;http://rspb.royalsocietypublishing.org/content/281/1785/20140268.abstract&lt;/url&gt;&lt;url&gt;http://rspb.royalsocietypublishing.org/content/281/1785/20140268.full.pdf&lt;/url&gt;&lt;/related-urls&gt;&lt;/urls&gt;&lt;electronic-resource-num&gt;10.1098/rspb.2014.0268&lt;/electronic-resource-num&gt;&lt;/record&gt;&lt;/Cite&gt;&lt;/EndNote&gt;</w:instrText>
      </w:r>
      <w:r>
        <w:rPr>
          <w:rFonts w:cstheme="minorHAnsi"/>
        </w:rPr>
        <w:fldChar w:fldCharType="separate"/>
      </w:r>
      <w:r w:rsidR="00116148" w:rsidRPr="00116148">
        <w:rPr>
          <w:rFonts w:cstheme="minorHAnsi"/>
          <w:noProof/>
          <w:vertAlign w:val="superscript"/>
        </w:rPr>
        <w:t>8</w:t>
      </w:r>
      <w:r>
        <w:rPr>
          <w:rFonts w:cstheme="minorHAnsi"/>
        </w:rPr>
        <w:fldChar w:fldCharType="end"/>
      </w:r>
      <w:r w:rsidR="00D75659" w:rsidRPr="006F05ED">
        <w:rPr>
          <w:rFonts w:cstheme="minorHAnsi"/>
        </w:rPr>
        <w:t xml:space="preserve"> The</w:t>
      </w:r>
      <w:r w:rsidRPr="006F05ED">
        <w:rPr>
          <w:rFonts w:cstheme="minorHAnsi"/>
        </w:rPr>
        <w:t xml:space="preserve"> clear age assortativity and total contact differences observed in the Read study could have an important impact on the transmission parameters in an age-structured model such as this. Therefore, these social mixing patterns </w:t>
      </w:r>
      <w:r>
        <w:rPr>
          <w:rFonts w:cstheme="minorHAnsi"/>
        </w:rPr>
        <w:t>will be</w:t>
      </w:r>
      <w:r w:rsidR="00D45C0F">
        <w:rPr>
          <w:rFonts w:cstheme="minorHAnsi"/>
        </w:rPr>
        <w:t xml:space="preserve"> incorporated in the model.</w:t>
      </w:r>
    </w:p>
    <w:p w14:paraId="3743D43A" w14:textId="00BE99C8" w:rsidR="0020064E" w:rsidRDefault="00D45C0F" w:rsidP="00B36EE9">
      <w:pPr>
        <w:spacing w:line="480" w:lineRule="auto"/>
        <w:rPr>
          <w:ins w:id="30" w:author="Rebecca Harris" w:date="2014-09-01T01:30:00Z"/>
          <w:rFonts w:cstheme="minorHAnsi"/>
        </w:rPr>
      </w:pPr>
      <w:r w:rsidRPr="006F05ED">
        <w:rPr>
          <w:rFonts w:cstheme="minorHAnsi"/>
        </w:rPr>
        <w:t xml:space="preserve">The heterogeneous mixing pattern is incorporated in the model in the term </w:t>
      </w:r>
      <m:oMath>
        <m:r>
          <w:rPr>
            <w:rFonts w:ascii="Cambria Math" w:hAnsi="Cambria Math" w:cstheme="minorHAnsi"/>
          </w:rPr>
          <m:t>η</m:t>
        </m:r>
        <m:d>
          <m:dPr>
            <m:begChr m:val="["/>
            <m:endChr m:val="]"/>
            <m:ctrlPr>
              <w:rPr>
                <w:rFonts w:ascii="Cambria Math" w:hAnsi="Cambria Math" w:cstheme="minorHAnsi"/>
                <w:i/>
              </w:rPr>
            </m:ctrlPr>
          </m:dPr>
          <m:e>
            <m:r>
              <w:rPr>
                <w:rFonts w:ascii="Cambria Math" w:hAnsi="Cambria Math" w:cstheme="minorHAnsi"/>
              </w:rPr>
              <m:t>m,y</m:t>
            </m:r>
          </m:e>
        </m:d>
      </m:oMath>
      <w:r w:rsidRPr="006F05ED">
        <w:rPr>
          <w:rFonts w:cstheme="minorHAnsi"/>
        </w:rPr>
        <w:t xml:space="preserve">. This is a matrix of the </w:t>
      </w:r>
      <w:r w:rsidR="00F64DF8">
        <w:rPr>
          <w:rFonts w:cstheme="minorHAnsi"/>
        </w:rPr>
        <w:t xml:space="preserve">average number of contacts per person per day between an individual in the participant group (m) and individuals in a contact age group (y) </w:t>
      </w:r>
      <w:r w:rsidR="00EA1ED3">
        <w:rPr>
          <w:rFonts w:cstheme="minorHAnsi"/>
        </w:rPr>
        <w:t>(</w:t>
      </w:r>
      <w:r w:rsidR="00EA1ED3" w:rsidRPr="006F05ED">
        <w:rPr>
          <w:rFonts w:cstheme="minorHAnsi"/>
        </w:rPr>
        <w:t>c</w:t>
      </w:r>
      <w:r w:rsidR="00EA1ED3" w:rsidRPr="006F05ED">
        <w:rPr>
          <w:rFonts w:cstheme="minorHAnsi"/>
          <w:vertAlign w:val="subscript"/>
        </w:rPr>
        <w:t>y</w:t>
      </w:r>
      <w:r w:rsidR="00EA1ED3">
        <w:rPr>
          <w:rFonts w:cstheme="minorHAnsi"/>
          <w:vertAlign w:val="subscript"/>
        </w:rPr>
        <w:t>m</w:t>
      </w:r>
      <w:r w:rsidR="00EA1ED3">
        <w:rPr>
          <w:rFonts w:cstheme="minorHAnsi"/>
        </w:rPr>
        <w:t>)</w:t>
      </w:r>
      <w:r w:rsidRPr="006F05ED">
        <w:rPr>
          <w:rFonts w:cstheme="minorHAnsi"/>
        </w:rPr>
        <w:t xml:space="preserve">(figure </w:t>
      </w:r>
      <w:r w:rsidR="00177F3F">
        <w:rPr>
          <w:rFonts w:cstheme="minorHAnsi"/>
        </w:rPr>
        <w:t>B1</w:t>
      </w:r>
      <w:r w:rsidRPr="006F05ED">
        <w:rPr>
          <w:rFonts w:cstheme="minorHAnsi"/>
        </w:rPr>
        <w:t>)</w:t>
      </w:r>
      <w:r w:rsidR="00F64DF8">
        <w:rPr>
          <w:rFonts w:cstheme="minorHAnsi"/>
        </w:rPr>
        <w:t xml:space="preserve">. This is </w:t>
      </w:r>
      <w:r w:rsidRPr="006F05ED">
        <w:rPr>
          <w:rFonts w:cstheme="minorHAnsi"/>
        </w:rPr>
        <w:t>multiplied by a scaling factor to calibrate the total number of contacts</w:t>
      </w:r>
      <w:r w:rsidR="00F64DF8">
        <w:rPr>
          <w:rFonts w:cstheme="minorHAnsi"/>
        </w:rPr>
        <w:t xml:space="preserve"> to</w:t>
      </w:r>
      <w:r w:rsidRPr="006F05ED">
        <w:rPr>
          <w:rFonts w:cstheme="minorHAnsi"/>
        </w:rPr>
        <w:t xml:space="preserve"> the incidence rate data. The matrix reporting average number of contacts between age groups in the Read paper is asymmetric due to reporting or participation biases (Figure </w:t>
      </w:r>
      <w:r w:rsidR="00177F3F">
        <w:rPr>
          <w:rFonts w:cstheme="minorHAnsi"/>
        </w:rPr>
        <w:t>B1</w:t>
      </w:r>
      <w:r w:rsidR="00764FBE">
        <w:rPr>
          <w:rFonts w:cstheme="minorHAnsi"/>
        </w:rPr>
        <w:t>, left</w:t>
      </w:r>
      <w:r w:rsidRPr="006F05ED">
        <w:rPr>
          <w:rFonts w:cstheme="minorHAnsi"/>
        </w:rPr>
        <w:t>),</w:t>
      </w:r>
      <w:r>
        <w:rPr>
          <w:rFonts w:cstheme="minorHAnsi"/>
        </w:rPr>
        <w:fldChar w:fldCharType="begin"/>
      </w:r>
      <w:r w:rsidR="00116148">
        <w:rPr>
          <w:rFonts w:cstheme="minorHAnsi"/>
        </w:rPr>
        <w:instrText xml:space="preserve"> ADDIN EN.CITE &lt;EndNote&gt;&lt;Cite&gt;&lt;Author&gt;Read&lt;/Author&gt;&lt;Year&gt;2014&lt;/Year&gt;&lt;RecNum&gt;61&lt;/RecNum&gt;&lt;DisplayText&gt;&lt;style face="superscript"&gt;8&lt;/style&gt;&lt;/DisplayText&gt;&lt;record&gt;&lt;rec-number&gt;61&lt;/rec-number&gt;&lt;foreign-keys&gt;&lt;key app="EN" db-id="trz95war0aw557ea9zs5w5p8p0ssdtrxsd5s" timestamp="1399025063"&gt;61&lt;/key&gt;&lt;/foreign-keys&gt;&lt;ref-type name="Journal Article"&gt;17&lt;/ref-type&gt;&lt;contributors&gt;&lt;authors&gt;&lt;author&gt;Read, Jonathan M.&lt;/author&gt;&lt;author&gt;Lessler, Justin&lt;/author&gt;&lt;author&gt;Riley, Steven&lt;/author&gt;&lt;author&gt;Wang, Shuying&lt;/author&gt;&lt;author&gt;Tan, Li Jiu&lt;/author&gt;&lt;author&gt;Kwok, Kin On&lt;/author&gt;&lt;author&gt;Guan, Yi&lt;/author&gt;&lt;author&gt;Jiang, Chao Qiang&lt;/author&gt;&lt;author&gt;Cummings, Derek A. T.&lt;/author&gt;&lt;/authors&gt;&lt;/contributors&gt;&lt;titles&gt;&lt;title&gt;Social mixing patterns in rural and urban areas of southern China&lt;/title&gt;&lt;secondary-title&gt;Proceedings of the Royal Society B: Biological Sciences&lt;/secondary-title&gt;&lt;/titles&gt;&lt;periodical&gt;&lt;full-title&gt;Proceedings of the Royal Society B: Biological Sciences&lt;/full-title&gt;&lt;/periodical&gt;&lt;volume&gt;281&lt;/volume&gt;&lt;number&gt;1785&lt;/number&gt;&lt;dates&gt;&lt;year&gt;2014&lt;/year&gt;&lt;pub-dates&gt;&lt;date&gt;June 22, 2014&lt;/date&gt;&lt;/pub-dates&gt;&lt;/dates&gt;&lt;urls&gt;&lt;related-urls&gt;&lt;url&gt;http://rspb.royalsocietypublishing.org/content/281/1785/20140268.abstract&lt;/url&gt;&lt;url&gt;http://rspb.royalsocietypublishing.org/content/281/1785/20140268.full.pdf&lt;/url&gt;&lt;/related-urls&gt;&lt;/urls&gt;&lt;electronic-resource-num&gt;10.1098/rspb.2014.0268&lt;/electronic-resource-num&gt;&lt;/record&gt;&lt;/Cite&gt;&lt;/EndNote&gt;</w:instrText>
      </w:r>
      <w:r>
        <w:rPr>
          <w:rFonts w:cstheme="minorHAnsi"/>
        </w:rPr>
        <w:fldChar w:fldCharType="separate"/>
      </w:r>
      <w:r w:rsidR="00116148" w:rsidRPr="00116148">
        <w:rPr>
          <w:rFonts w:cstheme="minorHAnsi"/>
          <w:noProof/>
          <w:vertAlign w:val="superscript"/>
        </w:rPr>
        <w:t>8</w:t>
      </w:r>
      <w:r>
        <w:rPr>
          <w:rFonts w:cstheme="minorHAnsi"/>
        </w:rPr>
        <w:fldChar w:fldCharType="end"/>
      </w:r>
      <w:r w:rsidRPr="006F05ED">
        <w:rPr>
          <w:rFonts w:cstheme="minorHAnsi"/>
        </w:rPr>
        <w:t xml:space="preserve"> but in reality the total number of contacts should be symmetric as total number of contacts of group </w:t>
      </w:r>
      <w:r w:rsidR="00F64DF8">
        <w:rPr>
          <w:rFonts w:cstheme="minorHAnsi"/>
        </w:rPr>
        <w:t>m</w:t>
      </w:r>
      <w:r w:rsidR="00F64DF8" w:rsidRPr="006F05ED">
        <w:rPr>
          <w:rFonts w:cstheme="minorHAnsi"/>
        </w:rPr>
        <w:t xml:space="preserve"> </w:t>
      </w:r>
      <w:r w:rsidRPr="006F05ED">
        <w:rPr>
          <w:rFonts w:cstheme="minorHAnsi"/>
        </w:rPr>
        <w:t xml:space="preserve">meeting with group </w:t>
      </w:r>
      <w:r w:rsidR="00F64DF8">
        <w:rPr>
          <w:rFonts w:cstheme="minorHAnsi"/>
        </w:rPr>
        <w:t>y</w:t>
      </w:r>
      <w:r w:rsidR="00F64DF8" w:rsidRPr="006F05ED">
        <w:rPr>
          <w:rFonts w:cstheme="minorHAnsi"/>
        </w:rPr>
        <w:t xml:space="preserve"> </w:t>
      </w:r>
      <w:r w:rsidRPr="006F05ED">
        <w:rPr>
          <w:rFonts w:cstheme="minorHAnsi"/>
        </w:rPr>
        <w:t xml:space="preserve">is the same total number as </w:t>
      </w:r>
      <w:r w:rsidR="00F64DF8">
        <w:rPr>
          <w:rFonts w:cstheme="minorHAnsi"/>
        </w:rPr>
        <w:t>y</w:t>
      </w:r>
      <w:r w:rsidR="00F64DF8" w:rsidRPr="006F05ED">
        <w:rPr>
          <w:rFonts w:cstheme="minorHAnsi"/>
        </w:rPr>
        <w:t xml:space="preserve"> </w:t>
      </w:r>
      <w:r w:rsidRPr="006F05ED">
        <w:rPr>
          <w:rFonts w:cstheme="minorHAnsi"/>
        </w:rPr>
        <w:t xml:space="preserve">meeting with </w:t>
      </w:r>
      <w:r w:rsidR="00F64DF8">
        <w:rPr>
          <w:rFonts w:cstheme="minorHAnsi"/>
        </w:rPr>
        <w:t>m</w:t>
      </w:r>
      <w:r w:rsidRPr="006F05ED">
        <w:rPr>
          <w:rFonts w:cstheme="minorHAnsi"/>
        </w:rPr>
        <w:t xml:space="preserve">. </w:t>
      </w:r>
      <w:r w:rsidR="00F64DF8">
        <w:rPr>
          <w:rFonts w:cstheme="minorHAnsi"/>
        </w:rPr>
        <w:t>A</w:t>
      </w:r>
      <w:r w:rsidRPr="006F05ED">
        <w:rPr>
          <w:rFonts w:cstheme="minorHAnsi"/>
        </w:rPr>
        <w:t xml:space="preserve"> symmetric contact matrix </w:t>
      </w:r>
      <w:r w:rsidR="00F64DF8">
        <w:rPr>
          <w:rFonts w:cstheme="minorHAnsi"/>
        </w:rPr>
        <w:t xml:space="preserve">was calculated by estimating the total number of contacts from and </w:t>
      </w:r>
      <w:r w:rsidR="0020064E">
        <w:rPr>
          <w:rFonts w:cstheme="minorHAnsi"/>
        </w:rPr>
        <w:t xml:space="preserve">all subjects </w:t>
      </w:r>
      <w:r w:rsidR="00F64DF8">
        <w:rPr>
          <w:rFonts w:cstheme="minorHAnsi"/>
        </w:rPr>
        <w:t xml:space="preserve">in </w:t>
      </w:r>
      <w:r w:rsidR="000A1F4D">
        <w:rPr>
          <w:rFonts w:cstheme="minorHAnsi"/>
        </w:rPr>
        <w:t xml:space="preserve">participant age </w:t>
      </w:r>
      <w:r w:rsidR="00F64DF8">
        <w:rPr>
          <w:rFonts w:cstheme="minorHAnsi"/>
        </w:rPr>
        <w:t>group m</w:t>
      </w:r>
      <w:r w:rsidRPr="006F05ED">
        <w:rPr>
          <w:rFonts w:cstheme="minorHAnsi"/>
        </w:rPr>
        <w:t xml:space="preserve"> </w:t>
      </w:r>
      <w:r w:rsidR="0020064E">
        <w:rPr>
          <w:rFonts w:cstheme="minorHAnsi"/>
        </w:rPr>
        <w:t xml:space="preserve">with </w:t>
      </w:r>
      <w:r w:rsidR="000A1F4D">
        <w:rPr>
          <w:rFonts w:cstheme="minorHAnsi"/>
        </w:rPr>
        <w:t xml:space="preserve">contact age </w:t>
      </w:r>
      <w:r w:rsidR="0020064E">
        <w:rPr>
          <w:rFonts w:cstheme="minorHAnsi"/>
        </w:rPr>
        <w:t xml:space="preserve">group y, and for the age groups reversed, and taking an average of the two. This is then converted back to a contact rate by </w:t>
      </w:r>
      <w:r w:rsidR="00D75659">
        <w:rPr>
          <w:rFonts w:cstheme="minorHAnsi"/>
        </w:rPr>
        <w:t>dividing the</w:t>
      </w:r>
      <w:r w:rsidR="0020064E">
        <w:rPr>
          <w:rFonts w:cstheme="minorHAnsi"/>
        </w:rPr>
        <w:t xml:space="preserve"> values by the size of the </w:t>
      </w:r>
      <w:r w:rsidR="000A1F4D">
        <w:rPr>
          <w:rFonts w:cstheme="minorHAnsi"/>
        </w:rPr>
        <w:t xml:space="preserve">participant </w:t>
      </w:r>
      <w:r w:rsidR="0020064E">
        <w:rPr>
          <w:rFonts w:cstheme="minorHAnsi"/>
        </w:rPr>
        <w:t xml:space="preserve">age group </w:t>
      </w:r>
      <w:r w:rsidRPr="006F05ED">
        <w:rPr>
          <w:rFonts w:cstheme="minorHAnsi"/>
        </w:rPr>
        <w:t xml:space="preserve">(Figure </w:t>
      </w:r>
      <w:r w:rsidR="00177F3F">
        <w:rPr>
          <w:rFonts w:cstheme="minorHAnsi"/>
        </w:rPr>
        <w:t>B1</w:t>
      </w:r>
      <w:r w:rsidRPr="006F05ED">
        <w:rPr>
          <w:rFonts w:cstheme="minorHAnsi"/>
        </w:rPr>
        <w:t>, right), calculating c</w:t>
      </w:r>
      <w:r w:rsidRPr="006F05ED">
        <w:rPr>
          <w:rFonts w:cstheme="minorHAnsi"/>
          <w:vertAlign w:val="subscript"/>
        </w:rPr>
        <w:t>y</w:t>
      </w:r>
      <w:r w:rsidR="00764FBE">
        <w:rPr>
          <w:rFonts w:cstheme="minorHAnsi"/>
          <w:vertAlign w:val="subscript"/>
        </w:rPr>
        <w:t>m</w:t>
      </w:r>
      <w:r w:rsidRPr="006F05ED">
        <w:rPr>
          <w:rFonts w:cstheme="minorHAnsi"/>
        </w:rPr>
        <w:t xml:space="preserve"> by: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 xml:space="preserve">ym </m:t>
            </m:r>
          </m:sub>
        </m:sSub>
        <m:r>
          <w:rPr>
            <w:rFonts w:ascii="Cambria Math" w:hAnsi="Cambria Math" w:cstheme="minorHAnsi"/>
          </w:rPr>
          <m:t>=</m:t>
        </m:r>
        <m:f>
          <m:fPr>
            <m:type m:val="lin"/>
            <m:ctrlPr>
              <w:rPr>
                <w:rFonts w:ascii="Cambria Math" w:hAnsi="Cambria Math" w:cstheme="minorHAnsi"/>
                <w:i/>
              </w:rPr>
            </m:ctrlPr>
          </m:fPr>
          <m:num>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ym</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m</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my</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y</m:t>
                        </m:r>
                      </m:sub>
                    </m:sSub>
                    <m:r>
                      <w:rPr>
                        <w:rFonts w:ascii="Cambria Math" w:hAnsi="Cambria Math" w:cstheme="minorHAnsi"/>
                      </w:rPr>
                      <m:t>)</m:t>
                    </m:r>
                  </m:e>
                </m:d>
              </m:e>
            </m:d>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m</m:t>
                </m:r>
              </m:sub>
            </m:sSub>
          </m:den>
        </m:f>
        <m:r>
          <m:rPr>
            <m:sty m:val="p"/>
          </m:rPr>
          <w:rPr>
            <w:rFonts w:ascii="Cambria Math" w:hAnsi="Cambria Math" w:cstheme="minorHAnsi"/>
          </w:rPr>
          <m:t xml:space="preserve">  </m:t>
        </m:r>
      </m:oMath>
      <w:r w:rsidRPr="006F05ED">
        <w:rPr>
          <w:rFonts w:cstheme="minorHAnsi"/>
        </w:rPr>
        <w:t xml:space="preserve"> where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ym</m:t>
            </m:r>
          </m:sub>
        </m:sSub>
      </m:oMath>
      <w:r w:rsidRPr="006F05ED">
        <w:rPr>
          <w:rFonts w:cstheme="minorHAnsi"/>
        </w:rPr>
        <w:t xml:space="preserve"> </w:t>
      </w:r>
      <w:r w:rsidR="00D75659" w:rsidRPr="006F05ED">
        <w:rPr>
          <w:rFonts w:cstheme="minorHAnsi"/>
        </w:rPr>
        <w:t xml:space="preserve">is </w:t>
      </w:r>
      <w:r w:rsidR="00D75659">
        <w:rPr>
          <w:rFonts w:cstheme="minorHAnsi"/>
        </w:rPr>
        <w:t>average</w:t>
      </w:r>
      <w:r w:rsidR="000A1F4D">
        <w:rPr>
          <w:rFonts w:cstheme="minorHAnsi"/>
        </w:rPr>
        <w:t xml:space="preserve"> number of contacts</w:t>
      </w:r>
      <w:r w:rsidRPr="006F05ED">
        <w:rPr>
          <w:rFonts w:cstheme="minorHAnsi"/>
        </w:rPr>
        <w:t xml:space="preserve"> of participants in group m with people in group y,</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my</m:t>
            </m:r>
          </m:sub>
        </m:sSub>
      </m:oMath>
      <w:r w:rsidR="000A1F4D" w:rsidRPr="006F05ED">
        <w:rPr>
          <w:rFonts w:cstheme="minorHAnsi"/>
        </w:rPr>
        <w:t xml:space="preserve"> is </w:t>
      </w:r>
      <w:r w:rsidR="000A1F4D">
        <w:rPr>
          <w:rFonts w:cstheme="minorHAnsi"/>
        </w:rPr>
        <w:t xml:space="preserve"> average number of contacts</w:t>
      </w:r>
      <w:r w:rsidR="000A1F4D" w:rsidRPr="006F05ED">
        <w:rPr>
          <w:rFonts w:cstheme="minorHAnsi"/>
        </w:rPr>
        <w:t xml:space="preserve"> of participants in group </w:t>
      </w:r>
      <w:r w:rsidR="000A1F4D">
        <w:rPr>
          <w:rFonts w:cstheme="minorHAnsi"/>
        </w:rPr>
        <w:t>y</w:t>
      </w:r>
      <w:r w:rsidR="000A1F4D" w:rsidRPr="006F05ED">
        <w:rPr>
          <w:rFonts w:cstheme="minorHAnsi"/>
        </w:rPr>
        <w:t xml:space="preserve"> with people in group </w:t>
      </w:r>
      <w:r w:rsidR="000A1F4D">
        <w:rPr>
          <w:rFonts w:cstheme="minorHAnsi"/>
        </w:rPr>
        <w:t>m</w:t>
      </w:r>
      <w:r w:rsidR="000A1F4D" w:rsidRPr="006F05ED">
        <w:rPr>
          <w:rFonts w:cstheme="minorHAnsi"/>
        </w:rPr>
        <w:t>,</w:t>
      </w:r>
      <w:r w:rsidRPr="006F05ED">
        <w:rPr>
          <w:rFonts w:cstheme="minorHAnsi"/>
        </w:rPr>
        <w:t xml:space="preserve"> 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m</m:t>
            </m:r>
          </m:sub>
        </m:sSub>
      </m:oMath>
      <w:r w:rsidRPr="006F05ED">
        <w:rPr>
          <w:rFonts w:cstheme="minorHAnsi"/>
        </w:rPr>
        <w:t xml:space="preserve"> </w:t>
      </w:r>
      <w:r w:rsidR="000A1F4D">
        <w:rPr>
          <w:rFonts w:cstheme="minorHAnsi"/>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y</m:t>
            </m:r>
          </m:sub>
        </m:sSub>
        <m:r>
          <w:rPr>
            <w:rFonts w:ascii="Cambria Math" w:hAnsi="Cambria Math" w:cstheme="minorHAnsi"/>
          </w:rPr>
          <m:t xml:space="preserve"> </m:t>
        </m:r>
      </m:oMath>
      <w:r w:rsidR="000A1F4D">
        <w:rPr>
          <w:rFonts w:cstheme="minorHAnsi"/>
        </w:rPr>
        <w:t>are the</w:t>
      </w:r>
      <w:r w:rsidRPr="006F05ED">
        <w:rPr>
          <w:rFonts w:cstheme="minorHAnsi"/>
        </w:rPr>
        <w:t xml:space="preserve"> number of participants in </w:t>
      </w:r>
      <w:r w:rsidR="000A1F4D">
        <w:rPr>
          <w:rFonts w:cstheme="minorHAnsi"/>
        </w:rPr>
        <w:t>age group</w:t>
      </w:r>
      <w:r w:rsidRPr="006F05ED">
        <w:rPr>
          <w:rFonts w:cstheme="minorHAnsi"/>
        </w:rPr>
        <w:t xml:space="preserve"> m</w:t>
      </w:r>
      <w:r w:rsidR="000A1F4D">
        <w:rPr>
          <w:rFonts w:cstheme="minorHAnsi"/>
        </w:rPr>
        <w:t xml:space="preserve"> and y, respectively</w:t>
      </w:r>
      <w:r w:rsidRPr="006F05ED">
        <w:rPr>
          <w:rFonts w:cstheme="minorHAnsi"/>
        </w:rPr>
        <w:t>.</w:t>
      </w:r>
      <w:r>
        <w:rPr>
          <w:rFonts w:cstheme="minorHAnsi"/>
        </w:rPr>
        <w:fldChar w:fldCharType="begin"/>
      </w:r>
      <w:r w:rsidR="00116148">
        <w:rPr>
          <w:rFonts w:cstheme="minorHAnsi"/>
        </w:rPr>
        <w:instrText xml:space="preserve"> ADDIN EN.CITE &lt;EndNote&gt;&lt;Cite&gt;&lt;Author&gt;Baguelin&lt;/Author&gt;&lt;Year&gt;2013&lt;/Year&gt;&lt;RecNum&gt;1689&lt;/RecNum&gt;&lt;DisplayText&gt;&lt;style face="superscript"&gt;11&lt;/style&gt;&lt;/DisplayText&gt;&lt;record&gt;&lt;rec-number&gt;1689&lt;/rec-number&gt;&lt;foreign-keys&gt;&lt;key app="EN" db-id="trz95war0aw557ea9zs5w5p8p0ssdtrxsd5s" timestamp="1404741988"&gt;1689&lt;/key&gt;&lt;/foreign-keys&gt;&lt;ref-type name="Journal Article"&gt;17&lt;/ref-type&gt;&lt;contributors&gt;&lt;authors&gt;&lt;author&gt;Baguelin, Marc&lt;/author&gt;&lt;author&gt;Flasche, Stefan&lt;/author&gt;&lt;author&gt;Camacho, Anton&lt;/author&gt;&lt;author&gt;Demiris, Nikolaos&lt;/author&gt;&lt;author&gt;Miller, Elizabeth&lt;/author&gt;&lt;author&gt;Edmunds, W. John&lt;/author&gt;&lt;/authors&gt;&lt;/contributors&gt;&lt;titles&gt;&lt;title&gt;Assessing Optimal Target Populations for Influenza Vaccination Programmes: An Evidence Synthesis and Modelling Study&lt;/title&gt;&lt;secondary-title&gt;PLoS Med&lt;/secondary-title&gt;&lt;/titles&gt;&lt;periodical&gt;&lt;full-title&gt;PLoS Med&lt;/full-title&gt;&lt;abbr-1&gt;PLoS medicine&lt;/abbr-1&gt;&lt;/periodical&gt;&lt;pages&gt;e1001527&lt;/pages&gt;&lt;volume&gt;10&lt;/volume&gt;&lt;number&gt;10&lt;/number&gt;&lt;dates&gt;&lt;year&gt;2013&lt;/year&gt;&lt;/dates&gt;&lt;publisher&gt;Public Library of Science&lt;/publisher&gt;&lt;urls&gt;&lt;related-urls&gt;&lt;url&gt;http://dx.doi.org/10.1371%2Fjournal.pmed.1001527&lt;/url&gt;&lt;/related-urls&gt;&lt;/urls&gt;&lt;electronic-resource-num&gt;10.1371/journal.pmed.1001527&lt;/electronic-resource-num&gt;&lt;/record&gt;&lt;/Cite&gt;&lt;/EndNote&gt;</w:instrText>
      </w:r>
      <w:r>
        <w:rPr>
          <w:rFonts w:cstheme="minorHAnsi"/>
        </w:rPr>
        <w:fldChar w:fldCharType="separate"/>
      </w:r>
      <w:r w:rsidR="00116148" w:rsidRPr="00116148">
        <w:rPr>
          <w:rFonts w:cstheme="minorHAnsi"/>
          <w:noProof/>
          <w:vertAlign w:val="superscript"/>
        </w:rPr>
        <w:t>11</w:t>
      </w:r>
      <w:r>
        <w:rPr>
          <w:rFonts w:cstheme="minorHAnsi"/>
        </w:rPr>
        <w:fldChar w:fldCharType="end"/>
      </w:r>
      <w:r w:rsidRPr="006F05ED">
        <w:rPr>
          <w:rFonts w:cstheme="minorHAnsi"/>
        </w:rPr>
        <w:t xml:space="preserve">  </w:t>
      </w:r>
    </w:p>
    <w:p w14:paraId="40319042" w14:textId="24C97A7E" w:rsidR="00FD56FD" w:rsidRPr="006F05ED" w:rsidRDefault="00D45C0F" w:rsidP="00B36EE9">
      <w:pPr>
        <w:spacing w:line="480" w:lineRule="auto"/>
        <w:rPr>
          <w:rFonts w:cstheme="minorHAnsi"/>
        </w:rPr>
      </w:pPr>
      <w:r w:rsidRPr="006F05ED">
        <w:rPr>
          <w:rFonts w:cstheme="minorHAnsi"/>
        </w:rPr>
        <w:t xml:space="preserve">In the model, this contact matrix is then multiplied by </w:t>
      </w:r>
      <w:r w:rsidRPr="006F05ED">
        <w:rPr>
          <w:rFonts w:eastAsiaTheme="minorEastAsia" w:cstheme="minorHAnsi"/>
        </w:rPr>
        <w:t xml:space="preserve">the probability of transmission occurring upon a respiratory contact between an infectious and susceptible (z) and by the proportion of the contact </w:t>
      </w:r>
      <w:r w:rsidRPr="006F05ED">
        <w:rPr>
          <w:rFonts w:cstheme="minorHAnsi"/>
        </w:rPr>
        <w:t xml:space="preserve">population that are infected </w:t>
      </w:r>
      <m:oMath>
        <m:d>
          <m:dPr>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I</m:t>
                </m:r>
                <m:d>
                  <m:dPr>
                    <m:begChr m:val="["/>
                    <m:endChr m:val="]"/>
                    <m:ctrlPr>
                      <w:rPr>
                        <w:rFonts w:ascii="Cambria Math" w:hAnsi="Cambria Math" w:cstheme="minorHAnsi"/>
                      </w:rPr>
                    </m:ctrlPr>
                  </m:dPr>
                  <m:e>
                    <m:r>
                      <m:rPr>
                        <m:sty m:val="p"/>
                      </m:rPr>
                      <w:rPr>
                        <w:rFonts w:ascii="Cambria Math" w:hAnsi="Cambria Math" w:cstheme="minorHAnsi"/>
                      </w:rPr>
                      <m:t>i,y</m:t>
                    </m:r>
                  </m:e>
                </m:d>
              </m:num>
              <m:den>
                <m:r>
                  <m:rPr>
                    <m:sty m:val="p"/>
                  </m:rPr>
                  <w:rPr>
                    <w:rFonts w:ascii="Cambria Math" w:hAnsi="Cambria Math" w:cstheme="minorHAnsi"/>
                  </w:rPr>
                  <m:t>T[i,y]</m:t>
                </m:r>
              </m:den>
            </m:f>
          </m:e>
        </m:d>
      </m:oMath>
      <w:r w:rsidRPr="006F05ED">
        <w:rPr>
          <w:rFonts w:cstheme="minorHAnsi"/>
        </w:rPr>
        <w:t xml:space="preserve">. These are summed over the contact age groups to give </w:t>
      </w:r>
      <w:r w:rsidR="002B594B" w:rsidRPr="002B594B">
        <w:rPr>
          <w:i/>
        </w:rPr>
        <w:t>Mt</w:t>
      </w:r>
      <w:r w:rsidR="002B594B">
        <w:rPr>
          <w:i/>
        </w:rPr>
        <w:t>b</w:t>
      </w:r>
      <w:r w:rsidRPr="006F05ED">
        <w:rPr>
          <w:rFonts w:cstheme="minorHAnsi"/>
        </w:rPr>
        <w:t xml:space="preserve"> transmission risk (force of infection) in time step i for age j (</w:t>
      </w:r>
      <w:proofErr w:type="gramStart"/>
      <w:r w:rsidRPr="006F05ED">
        <w:rPr>
          <w:rFonts w:cstheme="minorHAnsi"/>
          <w:i/>
        </w:rPr>
        <w:t>λ[</w:t>
      </w:r>
      <w:proofErr w:type="gramEnd"/>
      <w:r w:rsidRPr="006F05ED">
        <w:rPr>
          <w:rFonts w:cstheme="minorHAnsi"/>
          <w:i/>
        </w:rPr>
        <w:t>i,j]</w:t>
      </w:r>
      <w:r w:rsidRPr="00FD30A1">
        <w:rPr>
          <w:rFonts w:cstheme="minorHAnsi"/>
        </w:rPr>
        <w:t>)</w:t>
      </w:r>
    </w:p>
    <w:p w14:paraId="48780FFD" w14:textId="77777777" w:rsidR="005A2BDC" w:rsidRDefault="005A2BDC" w:rsidP="00B36EE9">
      <w:pPr>
        <w:keepNext/>
        <w:spacing w:line="480" w:lineRule="auto"/>
      </w:pPr>
      <w:r>
        <w:rPr>
          <w:noProof/>
          <w:sz w:val="16"/>
          <w:szCs w:val="16"/>
          <w:lang w:val="en-US"/>
        </w:rPr>
        <w:drawing>
          <wp:inline distT="0" distB="0" distL="0" distR="0" wp14:anchorId="6ADC3375" wp14:editId="1CAEF928">
            <wp:extent cx="5727700" cy="21450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matrix_300814.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2145030"/>
                    </a:xfrm>
                    <a:prstGeom prst="rect">
                      <a:avLst/>
                    </a:prstGeom>
                  </pic:spPr>
                </pic:pic>
              </a:graphicData>
            </a:graphic>
          </wp:inline>
        </w:drawing>
      </w:r>
    </w:p>
    <w:p w14:paraId="410A38D9" w14:textId="77777777" w:rsidR="005A2BDC" w:rsidRPr="00B34CEB" w:rsidRDefault="005A2BDC" w:rsidP="00B36EE9">
      <w:pPr>
        <w:pStyle w:val="Caption"/>
        <w:spacing w:line="480" w:lineRule="auto"/>
        <w:rPr>
          <w:rFonts w:asciiTheme="minorHAnsi" w:hAnsiTheme="minorHAnsi"/>
          <w:b w:val="0"/>
          <w:color w:val="auto"/>
        </w:rPr>
      </w:pPr>
      <w:r w:rsidRPr="00B34CEB">
        <w:rPr>
          <w:rFonts w:asciiTheme="minorHAnsi" w:hAnsiTheme="minorHAnsi"/>
          <w:b w:val="0"/>
          <w:color w:val="auto"/>
        </w:rPr>
        <w:t>Figure C</w:t>
      </w:r>
      <w:commentRangeStart w:id="31"/>
      <w:r w:rsidRPr="00B34CEB">
        <w:rPr>
          <w:rFonts w:asciiTheme="minorHAnsi" w:hAnsiTheme="minorHAnsi"/>
          <w:b w:val="0"/>
          <w:color w:val="auto"/>
        </w:rPr>
        <w:fldChar w:fldCharType="begin"/>
      </w:r>
      <w:r w:rsidRPr="00B34CEB">
        <w:rPr>
          <w:rFonts w:asciiTheme="minorHAnsi" w:hAnsiTheme="minorHAnsi"/>
          <w:b w:val="0"/>
          <w:color w:val="auto"/>
        </w:rPr>
        <w:instrText xml:space="preserve"> SEQ Figure \* ARABIC </w:instrText>
      </w:r>
      <w:r w:rsidRPr="00B34CEB">
        <w:rPr>
          <w:rFonts w:asciiTheme="minorHAnsi" w:hAnsiTheme="minorHAnsi"/>
          <w:b w:val="0"/>
          <w:color w:val="auto"/>
        </w:rPr>
        <w:fldChar w:fldCharType="separate"/>
      </w:r>
      <w:r w:rsidR="008A20A6">
        <w:rPr>
          <w:rFonts w:asciiTheme="minorHAnsi" w:hAnsiTheme="minorHAnsi"/>
          <w:b w:val="0"/>
          <w:noProof/>
          <w:color w:val="auto"/>
        </w:rPr>
        <w:t>12</w:t>
      </w:r>
      <w:r w:rsidRPr="00B34CEB">
        <w:rPr>
          <w:rFonts w:asciiTheme="minorHAnsi" w:hAnsiTheme="minorHAnsi"/>
          <w:b w:val="0"/>
          <w:color w:val="auto"/>
        </w:rPr>
        <w:fldChar w:fldCharType="end"/>
      </w:r>
      <w:commentRangeEnd w:id="31"/>
      <w:r w:rsidR="005E7F41">
        <w:rPr>
          <w:rStyle w:val="CommentReference"/>
          <w:rFonts w:asciiTheme="minorHAnsi" w:eastAsiaTheme="minorHAnsi" w:hAnsiTheme="minorHAnsi" w:cstheme="minorBidi"/>
          <w:b w:val="0"/>
          <w:bCs w:val="0"/>
          <w:color w:val="auto"/>
        </w:rPr>
        <w:commentReference w:id="31"/>
      </w:r>
      <w:r w:rsidRPr="00B34CEB">
        <w:rPr>
          <w:rFonts w:asciiTheme="minorHAnsi" w:hAnsiTheme="minorHAnsi"/>
          <w:b w:val="0"/>
          <w:color w:val="auto"/>
        </w:rPr>
        <w:t>: Average number of reported contacts per day (left</w:t>
      </w:r>
      <w:r w:rsidR="00643CE3" w:rsidRPr="00B34CEB">
        <w:rPr>
          <w:rFonts w:asciiTheme="minorHAnsi" w:hAnsiTheme="minorHAnsi"/>
          <w:b w:val="0"/>
          <w:color w:val="auto"/>
        </w:rPr>
        <w:t xml:space="preserve">, Read </w:t>
      </w:r>
      <w:r w:rsidR="00643CE3" w:rsidRPr="00B34CEB">
        <w:rPr>
          <w:rFonts w:asciiTheme="minorHAnsi" w:hAnsiTheme="minorHAnsi"/>
          <w:b w:val="0"/>
          <w:i/>
          <w:color w:val="auto"/>
        </w:rPr>
        <w:t>et al.</w:t>
      </w:r>
      <w:r w:rsidR="00643CE3" w:rsidRPr="00B34CEB">
        <w:rPr>
          <w:rFonts w:asciiTheme="minorHAnsi" w:hAnsiTheme="minorHAnsi"/>
          <w:b w:val="0"/>
          <w:color w:val="auto"/>
        </w:rPr>
        <w:t xml:space="preserve"> 2014.</w:t>
      </w:r>
      <w:r w:rsidRPr="00B34CEB">
        <w:rPr>
          <w:rFonts w:asciiTheme="minorHAnsi" w:hAnsiTheme="minorHAnsi"/>
          <w:b w:val="0"/>
          <w:color w:val="auto"/>
        </w:rPr>
        <w:t xml:space="preserve">) and </w:t>
      </w:r>
      <w:r w:rsidR="00643CE3" w:rsidRPr="00B34CEB">
        <w:rPr>
          <w:rFonts w:asciiTheme="minorHAnsi" w:hAnsiTheme="minorHAnsi"/>
          <w:b w:val="0"/>
          <w:color w:val="auto"/>
        </w:rPr>
        <w:t xml:space="preserve">average </w:t>
      </w:r>
      <w:r w:rsidRPr="00B34CEB">
        <w:rPr>
          <w:rFonts w:asciiTheme="minorHAnsi" w:hAnsiTheme="minorHAnsi"/>
          <w:b w:val="0"/>
          <w:color w:val="auto"/>
        </w:rPr>
        <w:t xml:space="preserve">number of contacts per person in the participant </w:t>
      </w:r>
      <w:r w:rsidR="00643CE3" w:rsidRPr="00B34CEB">
        <w:rPr>
          <w:rFonts w:asciiTheme="minorHAnsi" w:hAnsiTheme="minorHAnsi"/>
          <w:b w:val="0"/>
          <w:color w:val="auto"/>
        </w:rPr>
        <w:t xml:space="preserve">age </w:t>
      </w:r>
      <w:r w:rsidRPr="00B34CEB">
        <w:rPr>
          <w:rFonts w:asciiTheme="minorHAnsi" w:hAnsiTheme="minorHAnsi"/>
          <w:b w:val="0"/>
          <w:color w:val="auto"/>
        </w:rPr>
        <w:t xml:space="preserve">group per day following matrix averaging to ensure symmetric </w:t>
      </w:r>
      <w:r w:rsidR="00643CE3" w:rsidRPr="00B34CEB">
        <w:rPr>
          <w:rFonts w:asciiTheme="minorHAnsi" w:hAnsiTheme="minorHAnsi"/>
          <w:b w:val="0"/>
          <w:color w:val="auto"/>
        </w:rPr>
        <w:t xml:space="preserve">total </w:t>
      </w:r>
      <w:r w:rsidRPr="00B34CEB">
        <w:rPr>
          <w:rFonts w:asciiTheme="minorHAnsi" w:hAnsiTheme="minorHAnsi"/>
          <w:b w:val="0"/>
          <w:color w:val="auto"/>
        </w:rPr>
        <w:t>numbers of contacts (right)</w:t>
      </w:r>
    </w:p>
    <w:p w14:paraId="4033B1CD" w14:textId="77777777" w:rsidR="00FD56FD" w:rsidRPr="00B34CEB" w:rsidRDefault="005A2BDC" w:rsidP="00B36EE9">
      <w:pPr>
        <w:spacing w:line="480" w:lineRule="auto"/>
        <w:rPr>
          <w:rFonts w:cstheme="minorHAnsi"/>
        </w:rPr>
      </w:pPr>
      <w:r w:rsidRPr="00B34CEB">
        <w:rPr>
          <w:rFonts w:cstheme="minorHAnsi"/>
          <w:noProof/>
          <w:lang w:val="en-US"/>
        </w:rPr>
        <w:t xml:space="preserve"> </w:t>
      </w:r>
    </w:p>
    <w:p w14:paraId="1A38DE91" w14:textId="77777777" w:rsidR="00FD56FD" w:rsidRPr="00533B9E" w:rsidRDefault="00FD56FD" w:rsidP="00B36EE9">
      <w:pPr>
        <w:pStyle w:val="Heading4"/>
        <w:numPr>
          <w:ilvl w:val="3"/>
          <w:numId w:val="4"/>
        </w:numPr>
        <w:spacing w:line="480" w:lineRule="auto"/>
        <w:ind w:left="0" w:firstLine="0"/>
        <w:rPr>
          <w:rFonts w:asciiTheme="minorHAnsi" w:hAnsiTheme="minorHAnsi" w:cstheme="minorHAnsi"/>
        </w:rPr>
      </w:pPr>
      <w:r w:rsidRPr="006F05ED">
        <w:rPr>
          <w:rFonts w:asciiTheme="minorHAnsi" w:hAnsiTheme="minorHAnsi" w:cstheme="minorHAnsi"/>
        </w:rPr>
        <w:t>Existing control measures</w:t>
      </w:r>
    </w:p>
    <w:p w14:paraId="12BF1308" w14:textId="43D4FA18" w:rsidR="00C57A1F" w:rsidRDefault="00FD56FD" w:rsidP="00B36EE9">
      <w:pPr>
        <w:tabs>
          <w:tab w:val="center" w:pos="14601"/>
        </w:tabs>
        <w:spacing w:line="480" w:lineRule="auto"/>
        <w:ind w:right="-188"/>
        <w:rPr>
          <w:rFonts w:cstheme="minorHAnsi"/>
        </w:rPr>
      </w:pPr>
      <w:r w:rsidRPr="006F05ED">
        <w:rPr>
          <w:rFonts w:cstheme="minorHAnsi"/>
        </w:rPr>
        <w:t>Outcomes will be calculated assuming BCG coverage at current levels</w:t>
      </w:r>
      <w:r w:rsidR="00B634B3">
        <w:rPr>
          <w:rFonts w:cstheme="minorHAnsi"/>
        </w:rPr>
        <w:t xml:space="preserve">. </w:t>
      </w:r>
      <w:r w:rsidR="00C820B4">
        <w:rPr>
          <w:rFonts w:cstheme="minorHAnsi"/>
        </w:rPr>
        <w:t xml:space="preserve">Uncertainty in case detection estimates is well </w:t>
      </w:r>
      <w:commentRangeStart w:id="32"/>
      <w:r w:rsidR="00C820B4">
        <w:rPr>
          <w:rFonts w:cstheme="minorHAnsi"/>
        </w:rPr>
        <w:t>documented</w:t>
      </w:r>
      <w:commentRangeEnd w:id="32"/>
      <w:r w:rsidR="00C820B4">
        <w:rPr>
          <w:rStyle w:val="CommentReference"/>
        </w:rPr>
        <w:commentReference w:id="32"/>
      </w:r>
      <w:r w:rsidR="00C820B4">
        <w:rPr>
          <w:rFonts w:cstheme="minorHAnsi"/>
        </w:rPr>
        <w:t>, therefore a logistic curve b</w:t>
      </w:r>
      <w:r w:rsidR="00B634B3">
        <w:rPr>
          <w:rFonts w:cstheme="minorHAnsi"/>
        </w:rPr>
        <w:t xml:space="preserve">ased on WHO estimates of CDR between 1990 and </w:t>
      </w:r>
      <w:r w:rsidR="00C820B4">
        <w:rPr>
          <w:rFonts w:cstheme="minorHAnsi"/>
        </w:rPr>
        <w:t xml:space="preserve">2010 with the steepest gradient aligned with the inflexion point in the data was used. </w:t>
      </w:r>
      <w:r w:rsidR="00D75659">
        <w:rPr>
          <w:rFonts w:cstheme="minorHAnsi"/>
        </w:rPr>
        <w:t>CDR and</w:t>
      </w:r>
      <w:r w:rsidR="00C820B4">
        <w:rPr>
          <w:rFonts w:cstheme="minorHAnsi"/>
        </w:rPr>
        <w:t xml:space="preserve"> treatment success were held constant at the 1990 and 1994 rate pre-1990 and -1994, </w:t>
      </w:r>
      <w:r w:rsidR="00C820B4">
        <w:rPr>
          <w:rFonts w:cstheme="minorHAnsi"/>
        </w:rPr>
        <w:lastRenderedPageBreak/>
        <w:t>respectively, and at the 2012 value post-2012.</w:t>
      </w:r>
      <w:r w:rsidR="00B634B3">
        <w:rPr>
          <w:rFonts w:cstheme="minorHAnsi"/>
        </w:rPr>
        <w:t xml:space="preserve"> </w:t>
      </w:r>
      <w:r w:rsidR="00C820B4">
        <w:rPr>
          <w:rFonts w:cstheme="minorHAnsi"/>
        </w:rPr>
        <w:t>WHO reported treatment success rates were employed between 1994 and 2012.</w:t>
      </w:r>
    </w:p>
    <w:p w14:paraId="4749CFC8" w14:textId="77777777" w:rsidR="00FD56FD" w:rsidRPr="00FD0E41" w:rsidRDefault="00FD56FD" w:rsidP="00B36EE9">
      <w:pPr>
        <w:pStyle w:val="Heading4"/>
        <w:numPr>
          <w:ilvl w:val="3"/>
          <w:numId w:val="4"/>
        </w:numPr>
        <w:spacing w:line="480" w:lineRule="auto"/>
        <w:ind w:left="0" w:firstLine="0"/>
        <w:rPr>
          <w:rFonts w:asciiTheme="minorHAnsi" w:hAnsiTheme="minorHAnsi" w:cstheme="minorHAnsi"/>
        </w:rPr>
      </w:pPr>
      <w:r w:rsidRPr="006F05ED">
        <w:rPr>
          <w:rFonts w:asciiTheme="minorHAnsi" w:hAnsiTheme="minorHAnsi" w:cstheme="minorHAnsi"/>
        </w:rPr>
        <w:t>Vaccine Parameters</w:t>
      </w:r>
    </w:p>
    <w:p w14:paraId="75B4F622" w14:textId="77777777" w:rsidR="00765106" w:rsidRDefault="00FD56FD" w:rsidP="00B36EE9">
      <w:pPr>
        <w:spacing w:line="480" w:lineRule="auto"/>
        <w:rPr>
          <w:rFonts w:cstheme="minorHAnsi"/>
        </w:rPr>
      </w:pPr>
      <w:r w:rsidRPr="006F05ED">
        <w:rPr>
          <w:rFonts w:cstheme="minorHAnsi"/>
        </w:rPr>
        <w:t xml:space="preserve">Vaccine introduction </w:t>
      </w:r>
      <w:r w:rsidR="00765106">
        <w:rPr>
          <w:rFonts w:cstheme="minorHAnsi"/>
        </w:rPr>
        <w:t>is</w:t>
      </w:r>
      <w:r w:rsidRPr="006F05ED">
        <w:rPr>
          <w:rFonts w:cstheme="minorHAnsi"/>
        </w:rPr>
        <w:t xml:space="preserve"> implemented in 2025, and vaccine profiles differed by mechanism of action, duration of protection, and vaccine efficacy. Six vaccine profiles are being investigated, including two mechanisms of action (protection if given pre-</w:t>
      </w:r>
      <w:r w:rsidR="007015CE">
        <w:rPr>
          <w:rFonts w:cstheme="minorHAnsi"/>
        </w:rPr>
        <w:t>infection</w:t>
      </w:r>
      <w:r w:rsidRPr="006F05ED">
        <w:rPr>
          <w:rFonts w:cstheme="minorHAnsi"/>
        </w:rPr>
        <w:t xml:space="preserve"> or post-</w:t>
      </w:r>
      <w:r w:rsidR="007015CE">
        <w:rPr>
          <w:rFonts w:cstheme="minorHAnsi"/>
        </w:rPr>
        <w:t>infection</w:t>
      </w:r>
      <w:r w:rsidRPr="006F05ED">
        <w:rPr>
          <w:rFonts w:cstheme="minorHAnsi"/>
        </w:rPr>
        <w:t>) and vaccine efficacy (VE) of 40%, 60% or 80%. The target population</w:t>
      </w:r>
      <w:r w:rsidR="00BB6EAA">
        <w:rPr>
          <w:rFonts w:cstheme="minorHAnsi"/>
        </w:rPr>
        <w:t xml:space="preserve"> is ‘elderly’</w:t>
      </w:r>
      <w:r w:rsidR="00765106">
        <w:rPr>
          <w:rFonts w:cstheme="minorHAnsi"/>
        </w:rPr>
        <w:t>, therefore vaccination was delivered to 55 year olds, with the intention of protecting the population before they enter the ‘elderly’ period</w:t>
      </w:r>
      <w:r w:rsidR="00BB6EAA">
        <w:rPr>
          <w:rFonts w:cstheme="minorHAnsi"/>
        </w:rPr>
        <w:t xml:space="preserve"> </w:t>
      </w:r>
      <w:r w:rsidR="00765106">
        <w:rPr>
          <w:rFonts w:cstheme="minorHAnsi"/>
        </w:rPr>
        <w:t>(65 years and above). T</w:t>
      </w:r>
      <w:r w:rsidRPr="006F05ED">
        <w:rPr>
          <w:rFonts w:cstheme="minorHAnsi"/>
        </w:rPr>
        <w:t>he model assess</w:t>
      </w:r>
      <w:r w:rsidR="00765106">
        <w:rPr>
          <w:rFonts w:cstheme="minorHAnsi"/>
        </w:rPr>
        <w:t>es</w:t>
      </w:r>
      <w:r w:rsidRPr="006F05ED">
        <w:rPr>
          <w:rFonts w:cstheme="minorHAnsi"/>
        </w:rPr>
        <w:t xml:space="preserve"> 20 years duration of protection with waning by 5% </w:t>
      </w:r>
      <w:r w:rsidR="00765106">
        <w:rPr>
          <w:rFonts w:cstheme="minorHAnsi"/>
        </w:rPr>
        <w:t>per year during the ‘protected’ period</w:t>
      </w:r>
      <w:r w:rsidRPr="006F05ED">
        <w:rPr>
          <w:rFonts w:cstheme="minorHAnsi"/>
        </w:rPr>
        <w:t xml:space="preserve"> due to immunosenescence. Vaccination is modelled as ‘take’ and duration of protection exact</w:t>
      </w:r>
      <w:r>
        <w:rPr>
          <w:rFonts w:cstheme="minorHAnsi"/>
        </w:rPr>
        <w:t xml:space="preserve">. </w:t>
      </w:r>
      <w:r w:rsidRPr="006F05ED">
        <w:rPr>
          <w:rFonts w:cstheme="minorHAnsi"/>
        </w:rPr>
        <w:t>The model explore</w:t>
      </w:r>
      <w:r w:rsidR="00765106">
        <w:rPr>
          <w:rFonts w:cstheme="minorHAnsi"/>
        </w:rPr>
        <w:t>s</w:t>
      </w:r>
      <w:r w:rsidRPr="006F05ED">
        <w:rPr>
          <w:rFonts w:cstheme="minorHAnsi"/>
        </w:rPr>
        <w:t xml:space="preserve"> vaccination coverage of </w:t>
      </w:r>
      <w:r w:rsidR="00765106">
        <w:rPr>
          <w:rFonts w:cstheme="minorHAnsi"/>
        </w:rPr>
        <w:t xml:space="preserve">30% </w:t>
      </w:r>
      <w:r w:rsidRPr="006F05ED">
        <w:rPr>
          <w:rFonts w:cstheme="minorHAnsi"/>
        </w:rPr>
        <w:t>and 70% of the target population.</w:t>
      </w:r>
      <w:r>
        <w:rPr>
          <w:rFonts w:cstheme="minorHAnsi"/>
        </w:rPr>
        <w:t xml:space="preserve"> </w:t>
      </w:r>
      <w:r w:rsidR="00765106">
        <w:rPr>
          <w:rFonts w:cstheme="minorHAnsi"/>
        </w:rPr>
        <w:t>A catch-up campaign of 56-64year olds starting in 2025 extending over a period of 3 years was employed, with target coverage divided equally across the 3 years of the campaign.</w:t>
      </w:r>
    </w:p>
    <w:p w14:paraId="3A536552" w14:textId="77777777" w:rsidR="00765106" w:rsidRDefault="00765106" w:rsidP="00B36EE9">
      <w:pPr>
        <w:spacing w:line="480" w:lineRule="auto"/>
        <w:rPr>
          <w:rFonts w:cstheme="minorHAnsi"/>
        </w:rPr>
      </w:pPr>
    </w:p>
    <w:p w14:paraId="2C62D514" w14:textId="77777777" w:rsidR="00FD56FD" w:rsidRPr="00014360" w:rsidRDefault="00014360" w:rsidP="00B36EE9">
      <w:pPr>
        <w:spacing w:line="480" w:lineRule="auto"/>
        <w:rPr>
          <w:rFonts w:cstheme="minorHAnsi"/>
          <w:i/>
        </w:rPr>
      </w:pPr>
      <w:r w:rsidRPr="00014360">
        <w:rPr>
          <w:rFonts w:cstheme="minorHAnsi"/>
          <w:i/>
        </w:rPr>
        <w:t>3a. Vaccine mechanism</w:t>
      </w:r>
    </w:p>
    <w:p w14:paraId="66953562" w14:textId="77777777" w:rsidR="00C57A1F" w:rsidRDefault="00014360" w:rsidP="00B36EE9">
      <w:pPr>
        <w:spacing w:line="480" w:lineRule="auto"/>
        <w:rPr>
          <w:rFonts w:cstheme="minorHAnsi"/>
        </w:rPr>
      </w:pPr>
      <w:r>
        <w:rPr>
          <w:rFonts w:cstheme="minorHAnsi"/>
        </w:rPr>
        <w:t>T</w:t>
      </w:r>
      <w:r w:rsidR="00C57A1F" w:rsidRPr="006F05ED">
        <w:rPr>
          <w:rFonts w:cstheme="minorHAnsi"/>
        </w:rPr>
        <w:t>he impact of pre- and post-</w:t>
      </w:r>
      <w:r w:rsidR="007015CE">
        <w:rPr>
          <w:rFonts w:cstheme="minorHAnsi"/>
        </w:rPr>
        <w:t>infection</w:t>
      </w:r>
      <w:r w:rsidR="00C57A1F" w:rsidRPr="006F05ED">
        <w:rPr>
          <w:rFonts w:cstheme="minorHAnsi"/>
        </w:rPr>
        <w:t xml:space="preserve"> prophylactic vaccines will be explored. The pre-</w:t>
      </w:r>
      <w:r w:rsidR="007015CE">
        <w:rPr>
          <w:rFonts w:cstheme="minorHAnsi"/>
        </w:rPr>
        <w:t>infection</w:t>
      </w:r>
      <w:r w:rsidR="00C57A1F" w:rsidRPr="006F05ED">
        <w:rPr>
          <w:rFonts w:cstheme="minorHAnsi"/>
        </w:rPr>
        <w:t xml:space="preserve"> vaccine is assumed to prevent development of active disease only in never-infected individuals (</w:t>
      </w:r>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S</m:t>
            </m:r>
          </m:sub>
        </m:sSub>
        <m:r>
          <w:rPr>
            <w:rFonts w:ascii="Cambria Math" w:hAnsi="Cambria Math" w:cstheme="minorHAnsi"/>
          </w:rPr>
          <m:t xml:space="preserve">&gt;0,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L</m:t>
            </m:r>
          </m:sub>
        </m:sSub>
        <m:r>
          <w:rPr>
            <w:rFonts w:ascii="Cambria Math" w:hAnsi="Cambria Math" w:cstheme="minorHAnsi"/>
          </w:rPr>
          <m:t xml:space="preserve">=0,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R</m:t>
            </m:r>
          </m:sub>
        </m:sSub>
        <m:r>
          <w:rPr>
            <w:rFonts w:ascii="Cambria Math" w:hAnsi="Cambria Math" w:cstheme="minorHAnsi"/>
          </w:rPr>
          <m:t>=0</m:t>
        </m:r>
      </m:oMath>
      <w:r w:rsidR="00C57A1F" w:rsidRPr="006F05ED">
        <w:rPr>
          <w:rFonts w:cstheme="minorHAnsi"/>
        </w:rPr>
        <w:t>), whereas the post-</w:t>
      </w:r>
      <w:r w:rsidR="007015CE">
        <w:rPr>
          <w:rFonts w:cstheme="minorHAnsi"/>
        </w:rPr>
        <w:t>infection</w:t>
      </w:r>
      <w:r w:rsidR="00C57A1F" w:rsidRPr="006F05ED">
        <w:rPr>
          <w:rFonts w:cstheme="minorHAnsi"/>
        </w:rPr>
        <w:t xml:space="preserve"> (or mixed effects) vaccine is assumed to prevent development of active disease when given to populations never-infected (susceptibles), latently infected, or recovered from active disease (</w:t>
      </w:r>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S</m:t>
            </m:r>
          </m:sub>
        </m:sSub>
        <m:r>
          <w:rPr>
            <w:rFonts w:ascii="Cambria Math" w:hAnsi="Cambria Math" w:cstheme="minorHAnsi"/>
          </w:rPr>
          <m:t xml:space="preserve">&gt;0,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L</m:t>
            </m:r>
          </m:sub>
        </m:sSub>
        <m:r>
          <w:rPr>
            <w:rFonts w:ascii="Cambria Math" w:hAnsi="Cambria Math" w:cstheme="minorHAnsi"/>
          </w:rPr>
          <m:t xml:space="preserve">&gt;0,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R</m:t>
            </m:r>
          </m:sub>
        </m:sSub>
        <m:r>
          <w:rPr>
            <w:rFonts w:ascii="Cambria Math" w:hAnsi="Cambria Math" w:cstheme="minorHAnsi"/>
          </w:rPr>
          <m:t>&gt;0</m:t>
        </m:r>
      </m:oMath>
      <w:r w:rsidR="00C57A1F" w:rsidRPr="006F05ED">
        <w:rPr>
          <w:rFonts w:cstheme="minorHAnsi"/>
        </w:rPr>
        <w:t>). Neither vaccine profile is expected to protect from infection, therefore once vaccinated it is possible to become infected and move t</w:t>
      </w:r>
      <w:r w:rsidR="00C57A1F">
        <w:rPr>
          <w:rFonts w:cstheme="minorHAnsi"/>
        </w:rPr>
        <w:t xml:space="preserve">o the vaccinated latent class. </w:t>
      </w:r>
    </w:p>
    <w:p w14:paraId="052DD7A2" w14:textId="77777777" w:rsidR="00014360" w:rsidRPr="00014360" w:rsidRDefault="00014360" w:rsidP="00C57A1F">
      <w:pPr>
        <w:rPr>
          <w:rFonts w:cstheme="minorHAnsi"/>
        </w:rPr>
      </w:pPr>
    </w:p>
    <w:p w14:paraId="4AB60BF6" w14:textId="77777777" w:rsidR="00C57A1F" w:rsidRPr="006F05ED" w:rsidRDefault="00014360" w:rsidP="00C57A1F">
      <w:pPr>
        <w:rPr>
          <w:rFonts w:cstheme="minorHAnsi"/>
          <w:i/>
        </w:rPr>
      </w:pPr>
      <w:r>
        <w:rPr>
          <w:rFonts w:cstheme="minorHAnsi"/>
          <w:i/>
        </w:rPr>
        <w:t xml:space="preserve">3b. </w:t>
      </w:r>
      <w:r w:rsidR="00C57A1F" w:rsidRPr="006F05ED">
        <w:rPr>
          <w:rFonts w:cstheme="minorHAnsi"/>
          <w:i/>
        </w:rPr>
        <w:t>Vaccine Efficacy</w:t>
      </w:r>
    </w:p>
    <w:p w14:paraId="44F5B95A" w14:textId="77777777" w:rsidR="00C57A1F" w:rsidRPr="00D33AA1" w:rsidRDefault="00C57A1F" w:rsidP="00B36EE9">
      <w:pPr>
        <w:spacing w:line="480" w:lineRule="auto"/>
        <w:rPr>
          <w:rFonts w:cstheme="minorHAnsi"/>
          <w:i/>
        </w:rPr>
      </w:pPr>
      <w:r w:rsidRPr="006F05ED">
        <w:rPr>
          <w:rFonts w:cstheme="minorHAnsi"/>
        </w:rPr>
        <w:lastRenderedPageBreak/>
        <w:t xml:space="preserve">TB vaccine models in the literature have </w:t>
      </w:r>
      <w:r>
        <w:rPr>
          <w:rFonts w:cstheme="minorHAnsi"/>
        </w:rPr>
        <w:t xml:space="preserve">mostly </w:t>
      </w:r>
      <w:r w:rsidRPr="006F05ED">
        <w:rPr>
          <w:rFonts w:cstheme="minorHAnsi"/>
        </w:rPr>
        <w:t>expl</w:t>
      </w:r>
      <w:r>
        <w:rPr>
          <w:rFonts w:cstheme="minorHAnsi"/>
        </w:rPr>
        <w:t>ored a VE range of 20-90%.</w:t>
      </w:r>
      <w:r w:rsidRPr="006F05ED">
        <w:rPr>
          <w:rFonts w:cstheme="minorHAnsi"/>
          <w:vertAlign w:val="superscript"/>
        </w:rPr>
        <w:fldChar w:fldCharType="begin"/>
      </w:r>
      <w:r w:rsidR="00116148">
        <w:rPr>
          <w:rFonts w:cstheme="minorHAnsi"/>
          <w:vertAlign w:val="superscript"/>
        </w:rPr>
        <w:instrText xml:space="preserve"> ADDIN EN.CITE &lt;EndNote&gt;&lt;Cite&gt;&lt;Author&gt;Abu-Raddad&lt;/Author&gt;&lt;Year&gt;2009&lt;/Year&gt;&lt;RecNum&gt;63&lt;/RecNum&gt;&lt;DisplayText&gt;&lt;style face="superscript"&gt;4&lt;/style&gt;&lt;/DisplayText&gt;&lt;record&gt;&lt;rec-number&gt;63&lt;/rec-number&gt;&lt;foreign-keys&gt;&lt;key app="EN" db-id="trz95war0aw557ea9zs5w5p8p0ssdtrxsd5s" timestamp="1399559403"&gt;63&lt;/key&gt;&lt;/foreign-keys&gt;&lt;ref-type name="Journal Article"&gt;17&lt;/ref-type&gt;&lt;contributors&gt;&lt;authors&gt;&lt;author&gt;Abu-Raddad, Laith J.&lt;/author&gt;&lt;author&gt;Sabatelli, Lorenzo&lt;/author&gt;&lt;author&gt;Achterberg, Jerusha T.&lt;/author&gt;&lt;author&gt;Sugimoto, Jonathan D.&lt;/author&gt;&lt;author&gt;Longini, Ira M.&lt;/author&gt;&lt;author&gt;Dye, Christopher&lt;/author&gt;&lt;author&gt;Halloran, M. Elizabeth&lt;/author&gt;&lt;/authors&gt;&lt;/contributors&gt;&lt;titles&gt;&lt;title&gt;Epidemiological benefits of more-effective tuberculosis vaccines, drugs, and diagnostics&lt;/title&gt;&lt;secondary-title&gt;Proceedings of the National Academy of Sciences&lt;/secondary-title&gt;&lt;/titles&gt;&lt;periodical&gt;&lt;full-title&gt;Proceedings of the National Academy of Sciences&lt;/full-title&gt;&lt;/periodical&gt;&lt;pages&gt;13980-13985&lt;/pages&gt;&lt;volume&gt;106&lt;/volume&gt;&lt;number&gt;33&lt;/number&gt;&lt;dates&gt;&lt;year&gt;2009&lt;/year&gt;&lt;pub-dates&gt;&lt;date&gt;August 18, 2009&lt;/date&gt;&lt;/pub-dates&gt;&lt;/dates&gt;&lt;urls&gt;&lt;related-urls&gt;&lt;url&gt;http://www.pnas.org/content/106/33/13980.abstract&lt;/url&gt;&lt;url&gt;http://www.pnas.org/content/106/33/13980.full.pdf&lt;/url&gt;&lt;/related-urls&gt;&lt;/urls&gt;&lt;electronic-resource-num&gt;10.1073/pnas.0901720106&lt;/electronic-resource-num&gt;&lt;/record&gt;&lt;/Cite&gt;&lt;/EndNote&gt;</w:instrText>
      </w:r>
      <w:r w:rsidRPr="006F05ED">
        <w:rPr>
          <w:rFonts w:cstheme="minorHAnsi"/>
          <w:vertAlign w:val="superscript"/>
        </w:rPr>
        <w:fldChar w:fldCharType="separate"/>
      </w:r>
      <w:r w:rsidR="00116148">
        <w:rPr>
          <w:rFonts w:cstheme="minorHAnsi"/>
          <w:noProof/>
          <w:vertAlign w:val="superscript"/>
        </w:rPr>
        <w:t>4</w:t>
      </w:r>
      <w:r w:rsidRPr="006F05ED">
        <w:rPr>
          <w:rFonts w:cstheme="minorHAnsi"/>
          <w:vertAlign w:val="superscript"/>
        </w:rPr>
        <w:fldChar w:fldCharType="end"/>
      </w:r>
      <w:r w:rsidRPr="006F05ED">
        <w:rPr>
          <w:rFonts w:cstheme="minorHAnsi"/>
          <w:vertAlign w:val="superscript"/>
        </w:rPr>
        <w:t>,</w:t>
      </w:r>
      <w:r w:rsidRPr="006F05ED">
        <w:rPr>
          <w:rFonts w:cstheme="minorHAnsi"/>
          <w:vertAlign w:val="superscript"/>
        </w:rPr>
        <w:fldChar w:fldCharType="begin"/>
      </w:r>
      <w:r w:rsidR="00116148">
        <w:rPr>
          <w:rFonts w:cstheme="minorHAnsi"/>
          <w:vertAlign w:val="superscript"/>
        </w:rPr>
        <w:instrText xml:space="preserve"> ADDIN EN.CITE &lt;EndNote&gt;&lt;Cite&gt;&lt;Author&gt;Ditkowsky&lt;/Author&gt;&lt;Year&gt;2014&lt;/Year&gt;&lt;RecNum&gt;22&lt;/RecNum&gt;&lt;DisplayText&gt;&lt;style face="superscript"&gt;13&lt;/style&gt;&lt;/DisplayText&gt;&lt;record&gt;&lt;rec-number&gt;22&lt;/rec-number&gt;&lt;foreign-keys&gt;&lt;key app="EN" db-id="trz95war0aw557ea9zs5w5p8p0ssdtrxsd5s" timestamp="1390396349"&gt;22&lt;/key&gt;&lt;/foreign-keys&gt;&lt;ref-type name="Journal Article"&gt;17&lt;/ref-type&gt;&lt;contributors&gt;&lt;authors&gt;&lt;author&gt;Ditkowsky, Jared B.&lt;/author&gt;&lt;author&gt;Schwartzman, Kevin&lt;/author&gt;&lt;/authors&gt;&lt;/contributors&gt;&lt;titles&gt;&lt;title&gt;Potential Cost-Effectiveness of a New Infant Tuberculosis Vaccine in South Africa - Implications for Clinical Trials: A Decision Analysis&lt;/title&gt;&lt;secondary-title&gt;PLoS ONE&lt;/secondary-title&gt;&lt;/titles&gt;&lt;periodical&gt;&lt;full-title&gt;PLoS One&lt;/full-title&gt;&lt;abbr-1&gt;PloS one&lt;/abbr-1&gt;&lt;/periodical&gt;&lt;pages&gt;e83526&lt;/pages&gt;&lt;volume&gt;9&lt;/volume&gt;&lt;number&gt;1&lt;/number&gt;&lt;dates&gt;&lt;year&gt;2014&lt;/year&gt;&lt;/dates&gt;&lt;publisher&gt;Public Library of Science&lt;/publisher&gt;&lt;urls&gt;&lt;related-urls&gt;&lt;url&gt;http://dx.doi.org/10.1371%2Fjournal.pone.0083526&lt;/url&gt;&lt;url&gt;http://www.plosone.org/article/fetchObject.action?uri=info%3Adoi%2F10.1371%2Fjournal.pone.0083526&amp;amp;representation=PDF&lt;/url&gt;&lt;/related-urls&gt;&lt;/urls&gt;&lt;electronic-resource-num&gt;10.1371/journal.pone.0083526&lt;/electronic-resource-num&gt;&lt;/record&gt;&lt;/Cite&gt;&lt;/EndNote&gt;</w:instrText>
      </w:r>
      <w:r w:rsidRPr="006F05ED">
        <w:rPr>
          <w:rFonts w:cstheme="minorHAnsi"/>
          <w:vertAlign w:val="superscript"/>
        </w:rPr>
        <w:fldChar w:fldCharType="separate"/>
      </w:r>
      <w:r w:rsidR="00116148">
        <w:rPr>
          <w:rFonts w:cstheme="minorHAnsi"/>
          <w:noProof/>
          <w:vertAlign w:val="superscript"/>
        </w:rPr>
        <w:t>13</w:t>
      </w:r>
      <w:r w:rsidRPr="006F05ED">
        <w:rPr>
          <w:rFonts w:cstheme="minorHAnsi"/>
          <w:vertAlign w:val="superscript"/>
        </w:rPr>
        <w:fldChar w:fldCharType="end"/>
      </w:r>
      <w:r w:rsidRPr="006F05ED">
        <w:rPr>
          <w:rFonts w:cstheme="minorHAnsi"/>
          <w:vertAlign w:val="superscript"/>
        </w:rPr>
        <w:t>,</w:t>
      </w:r>
      <w:r w:rsidRPr="006F05ED">
        <w:rPr>
          <w:rFonts w:cstheme="minorHAnsi"/>
          <w:vertAlign w:val="superscript"/>
        </w:rPr>
        <w:fldChar w:fldCharType="begin"/>
      </w:r>
      <w:r w:rsidR="00116148">
        <w:rPr>
          <w:rFonts w:cstheme="minorHAnsi"/>
          <w:vertAlign w:val="superscript"/>
        </w:rPr>
        <w:instrText xml:space="preserve"> ADDIN EN.CITE &lt;EndNote&gt;&lt;Cite&gt;&lt;Author&gt;Knight&lt;/Author&gt;&lt;Year&gt;Submitted to Journal&lt;/Year&gt;&lt;RecNum&gt;1679&lt;/RecNum&gt;&lt;DisplayText&gt;&lt;style face="superscript"&gt;6&lt;/style&gt;&lt;/DisplayText&gt;&lt;record&gt;&lt;rec-number&gt;1679&lt;/rec-number&gt;&lt;foreign-keys&gt;&lt;key app="EN" db-id="trz95war0aw557ea9zs5w5p8p0ssdtrxsd5s" timestamp="1404723505"&gt;1679&lt;/key&gt;&lt;/foreign-keys&gt;&lt;ref-type name="Journal Article"&gt;17&lt;/ref-type&gt;&lt;contributors&gt;&lt;authors&gt;&lt;author&gt;Knight, G. M.; Griffiths, U.K.; Sumner, T.; Laurence, Y.; Gheorghe, A,; Vassal, A.; Glaziou, P.; White, R.G&lt;/author&gt;&lt;/authors&gt;&lt;/contributors&gt;&lt;titles&gt;&lt;title&gt;Impact and cost-effectiveness of new tuberculosis vaccines in low- and middle-income countries&lt;/title&gt;&lt;/titles&gt;&lt;dates&gt;&lt;year&gt;Submitted to Journal&lt;/year&gt;&lt;/dates&gt;&lt;urls&gt;&lt;/urls&gt;&lt;/record&gt;&lt;/Cite&gt;&lt;/EndNote&gt;</w:instrText>
      </w:r>
      <w:r w:rsidRPr="006F05ED">
        <w:rPr>
          <w:rFonts w:cstheme="minorHAnsi"/>
          <w:vertAlign w:val="superscript"/>
        </w:rPr>
        <w:fldChar w:fldCharType="separate"/>
      </w:r>
      <w:r w:rsidR="00116148">
        <w:rPr>
          <w:rFonts w:cstheme="minorHAnsi"/>
          <w:noProof/>
          <w:vertAlign w:val="superscript"/>
        </w:rPr>
        <w:t>6</w:t>
      </w:r>
      <w:r w:rsidRPr="006F05ED">
        <w:rPr>
          <w:rFonts w:cstheme="minorHAnsi"/>
          <w:vertAlign w:val="superscript"/>
        </w:rPr>
        <w:fldChar w:fldCharType="end"/>
      </w:r>
      <w:r w:rsidRPr="006F05ED">
        <w:rPr>
          <w:rFonts w:cstheme="minorHAnsi"/>
          <w:vertAlign w:val="superscript"/>
        </w:rPr>
        <w:t>,</w:t>
      </w:r>
      <w:r w:rsidRPr="006F05ED">
        <w:rPr>
          <w:rFonts w:cstheme="minorHAnsi"/>
          <w:vertAlign w:val="superscript"/>
        </w:rPr>
        <w:fldChar w:fldCharType="begin">
          <w:fldData xml:space="preserve">PEVuZE5vdGU+PENpdGU+PEF1dGhvcj5SYWhtYW48L0F1dGhvcj48WWVhcj4yMDAxPC9ZZWFyPjxS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</w:fldData>
        </w:fldChar>
      </w:r>
      <w:r w:rsidR="00116148">
        <w:rPr>
          <w:rFonts w:cstheme="minorHAnsi"/>
          <w:vertAlign w:val="superscript"/>
        </w:rPr>
        <w:instrText xml:space="preserve"> ADDIN EN.CITE </w:instrText>
      </w:r>
      <w:r w:rsidR="00116148">
        <w:rPr>
          <w:rFonts w:cstheme="minorHAnsi"/>
          <w:vertAlign w:val="superscript"/>
        </w:rPr>
        <w:fldChar w:fldCharType="begin">
          <w:fldData xml:space="preserve">PEVuZE5vdGU+PENpdGU+PEF1dGhvcj5SYWhtYW48L0F1dGhvcj48WWVhcj4yMDAxPC9ZZWFyPjxS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</w:fldData>
        </w:fldChar>
      </w:r>
      <w:r w:rsidR="00116148">
        <w:rPr>
          <w:rFonts w:cstheme="minorHAnsi"/>
          <w:vertAlign w:val="superscript"/>
        </w:rPr>
        <w:instrText xml:space="preserve"> ADDIN EN.CITE.DATA </w:instrText>
      </w:r>
      <w:r w:rsidR="00116148">
        <w:rPr>
          <w:rFonts w:cstheme="minorHAnsi"/>
          <w:vertAlign w:val="superscript"/>
        </w:rPr>
      </w:r>
      <w:r w:rsidR="00116148">
        <w:rPr>
          <w:rFonts w:cstheme="minorHAnsi"/>
          <w:vertAlign w:val="superscript"/>
        </w:rPr>
        <w:fldChar w:fldCharType="end"/>
      </w:r>
      <w:r w:rsidRPr="006F05ED">
        <w:rPr>
          <w:rFonts w:cstheme="minorHAnsi"/>
          <w:vertAlign w:val="superscript"/>
        </w:rPr>
      </w:r>
      <w:r w:rsidRPr="006F05ED">
        <w:rPr>
          <w:rFonts w:cstheme="minorHAnsi"/>
          <w:vertAlign w:val="superscript"/>
        </w:rPr>
        <w:fldChar w:fldCharType="separate"/>
      </w:r>
      <w:r w:rsidR="00116148">
        <w:rPr>
          <w:rFonts w:cstheme="minorHAnsi"/>
          <w:noProof/>
          <w:vertAlign w:val="superscript"/>
        </w:rPr>
        <w:t>14</w:t>
      </w:r>
      <w:r w:rsidRPr="006F05ED">
        <w:rPr>
          <w:rFonts w:cstheme="minorHAnsi"/>
          <w:vertAlign w:val="superscript"/>
        </w:rPr>
        <w:fldChar w:fldCharType="end"/>
      </w:r>
      <w:r w:rsidRPr="006F05ED">
        <w:rPr>
          <w:rFonts w:cstheme="minorHAnsi"/>
          <w:vertAlign w:val="superscript"/>
        </w:rPr>
        <w:t>,</w:t>
      </w:r>
      <w:r w:rsidRPr="006F05ED">
        <w:rPr>
          <w:rFonts w:cstheme="minorHAnsi"/>
          <w:vertAlign w:val="superscript"/>
        </w:rPr>
        <w:fldChar w:fldCharType="begin">
          <w:fldData xml:space="preserve">PEVuZE5vdGU+PENpdGU+PEF1dGhvcj5Zb3VuZzwvQXV0aG9yPjxZZWFyPjIwMDY8L1llYXI+PFJl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==
</w:fldData>
        </w:fldChar>
      </w:r>
      <w:r w:rsidR="00116148">
        <w:rPr>
          <w:rFonts w:cstheme="minorHAnsi"/>
          <w:vertAlign w:val="superscript"/>
        </w:rPr>
        <w:instrText xml:space="preserve"> ADDIN EN.CITE </w:instrText>
      </w:r>
      <w:r w:rsidR="00116148">
        <w:rPr>
          <w:rFonts w:cstheme="minorHAnsi"/>
          <w:vertAlign w:val="superscript"/>
        </w:rPr>
        <w:fldChar w:fldCharType="begin">
          <w:fldData xml:space="preserve">PEVuZE5vdGU+PENpdGU+PEF1dGhvcj5Zb3VuZzwvQXV0aG9yPjxZZWFyPjIwMDY8L1llYXI+PFJl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==
</w:fldData>
        </w:fldChar>
      </w:r>
      <w:r w:rsidR="00116148">
        <w:rPr>
          <w:rFonts w:cstheme="minorHAnsi"/>
          <w:vertAlign w:val="superscript"/>
        </w:rPr>
        <w:instrText xml:space="preserve"> ADDIN EN.CITE.DATA </w:instrText>
      </w:r>
      <w:r w:rsidR="00116148">
        <w:rPr>
          <w:rFonts w:cstheme="minorHAnsi"/>
          <w:vertAlign w:val="superscript"/>
        </w:rPr>
      </w:r>
      <w:r w:rsidR="00116148">
        <w:rPr>
          <w:rFonts w:cstheme="minorHAnsi"/>
          <w:vertAlign w:val="superscript"/>
        </w:rPr>
        <w:fldChar w:fldCharType="end"/>
      </w:r>
      <w:r w:rsidRPr="006F05ED">
        <w:rPr>
          <w:rFonts w:cstheme="minorHAnsi"/>
          <w:vertAlign w:val="superscript"/>
        </w:rPr>
      </w:r>
      <w:r w:rsidRPr="006F05ED">
        <w:rPr>
          <w:rFonts w:cstheme="minorHAnsi"/>
          <w:vertAlign w:val="superscript"/>
        </w:rPr>
        <w:fldChar w:fldCharType="separate"/>
      </w:r>
      <w:r w:rsidR="00116148">
        <w:rPr>
          <w:rFonts w:cstheme="minorHAnsi"/>
          <w:noProof/>
          <w:vertAlign w:val="superscript"/>
        </w:rPr>
        <w:t>15</w:t>
      </w:r>
      <w:r w:rsidRPr="006F05ED">
        <w:rPr>
          <w:rFonts w:cstheme="minorHAnsi"/>
          <w:vertAlign w:val="superscript"/>
        </w:rPr>
        <w:fldChar w:fldCharType="end"/>
      </w:r>
      <w:r w:rsidRPr="006F05ED">
        <w:rPr>
          <w:rFonts w:cstheme="minorHAnsi"/>
          <w:vertAlign w:val="superscript"/>
        </w:rPr>
        <w:t>,</w:t>
      </w:r>
      <w:r w:rsidRPr="006F05ED">
        <w:rPr>
          <w:rFonts w:cstheme="minorHAnsi"/>
          <w:vertAlign w:val="superscript"/>
        </w:rPr>
        <w:fldChar w:fldCharType="begin">
          <w:fldData xml:space="preserve">PEVuZE5vdGU+PENpdGU+PEF1dGhvcj5Uc2VuZzwvQXV0aG9yPjxZZWFyPjIwMTE8L1llYXI+PFJl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</w:fldData>
        </w:fldChar>
      </w:r>
      <w:r w:rsidR="00116148">
        <w:rPr>
          <w:rFonts w:cstheme="minorHAnsi"/>
          <w:vertAlign w:val="superscript"/>
        </w:rPr>
        <w:instrText xml:space="preserve"> ADDIN EN.CITE </w:instrText>
      </w:r>
      <w:r w:rsidR="00116148">
        <w:rPr>
          <w:rFonts w:cstheme="minorHAnsi"/>
          <w:vertAlign w:val="superscript"/>
        </w:rPr>
        <w:fldChar w:fldCharType="begin">
          <w:fldData xml:space="preserve">PEVuZE5vdGU+PENpdGU+PEF1dGhvcj5Uc2VuZzwvQXV0aG9yPjxZZWFyPjIwMTE8L1llYXI+PFJl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</w:fldData>
        </w:fldChar>
      </w:r>
      <w:r w:rsidR="00116148">
        <w:rPr>
          <w:rFonts w:cstheme="minorHAnsi"/>
          <w:vertAlign w:val="superscript"/>
        </w:rPr>
        <w:instrText xml:space="preserve"> ADDIN EN.CITE.DATA </w:instrText>
      </w:r>
      <w:r w:rsidR="00116148">
        <w:rPr>
          <w:rFonts w:cstheme="minorHAnsi"/>
          <w:vertAlign w:val="superscript"/>
        </w:rPr>
      </w:r>
      <w:r w:rsidR="00116148">
        <w:rPr>
          <w:rFonts w:cstheme="minorHAnsi"/>
          <w:vertAlign w:val="superscript"/>
        </w:rPr>
        <w:fldChar w:fldCharType="end"/>
      </w:r>
      <w:r w:rsidRPr="006F05ED">
        <w:rPr>
          <w:rFonts w:cstheme="minorHAnsi"/>
          <w:vertAlign w:val="superscript"/>
        </w:rPr>
      </w:r>
      <w:r w:rsidRPr="006F05ED">
        <w:rPr>
          <w:rFonts w:cstheme="minorHAnsi"/>
          <w:vertAlign w:val="superscript"/>
        </w:rPr>
        <w:fldChar w:fldCharType="separate"/>
      </w:r>
      <w:r w:rsidR="00116148">
        <w:rPr>
          <w:rFonts w:cstheme="minorHAnsi"/>
          <w:noProof/>
          <w:vertAlign w:val="superscript"/>
        </w:rPr>
        <w:t>16</w:t>
      </w:r>
      <w:r w:rsidRPr="006F05ED">
        <w:rPr>
          <w:rFonts w:cstheme="minorHAnsi"/>
          <w:vertAlign w:val="superscript"/>
        </w:rPr>
        <w:fldChar w:fldCharType="end"/>
      </w:r>
      <w:r>
        <w:rPr>
          <w:rFonts w:cstheme="minorHAnsi"/>
          <w:vertAlign w:val="superscript"/>
        </w:rPr>
        <w:t>,</w:t>
      </w:r>
      <w:r w:rsidRPr="006F05ED">
        <w:rPr>
          <w:rFonts w:cstheme="minorHAnsi"/>
          <w:vertAlign w:val="superscript"/>
        </w:rPr>
        <w:fldChar w:fldCharType="begin">
          <w:fldData xml:space="preserve">PEVuZE5vdGU+PENpdGU+PEF1dGhvcj5Hb21lczwvQXV0aG9yPjxZZWFyPjIwMDQ8L1llYXI+PFJl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</w:fldData>
        </w:fldChar>
      </w:r>
      <w:r w:rsidR="00116148">
        <w:rPr>
          <w:rFonts w:cstheme="minorHAnsi"/>
          <w:vertAlign w:val="superscript"/>
        </w:rPr>
        <w:instrText xml:space="preserve"> ADDIN EN.CITE </w:instrText>
      </w:r>
      <w:r w:rsidR="00116148">
        <w:rPr>
          <w:rFonts w:cstheme="minorHAnsi"/>
          <w:vertAlign w:val="superscript"/>
        </w:rPr>
        <w:fldChar w:fldCharType="begin">
          <w:fldData xml:space="preserve">PEVuZE5vdGU+PENpdGU+PEF1dGhvcj5Hb21lczwvQXV0aG9yPjxZZWFyPjIwMDQ8L1llYXI+PFJl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</w:fldData>
        </w:fldChar>
      </w:r>
      <w:r w:rsidR="00116148">
        <w:rPr>
          <w:rFonts w:cstheme="minorHAnsi"/>
          <w:vertAlign w:val="superscript"/>
        </w:rPr>
        <w:instrText xml:space="preserve"> ADDIN EN.CITE.DATA </w:instrText>
      </w:r>
      <w:r w:rsidR="00116148">
        <w:rPr>
          <w:rFonts w:cstheme="minorHAnsi"/>
          <w:vertAlign w:val="superscript"/>
        </w:rPr>
      </w:r>
      <w:r w:rsidR="00116148">
        <w:rPr>
          <w:rFonts w:cstheme="minorHAnsi"/>
          <w:vertAlign w:val="superscript"/>
        </w:rPr>
        <w:fldChar w:fldCharType="end"/>
      </w:r>
      <w:r w:rsidRPr="006F05ED">
        <w:rPr>
          <w:rFonts w:cstheme="minorHAnsi"/>
          <w:vertAlign w:val="superscript"/>
        </w:rPr>
      </w:r>
      <w:r w:rsidRPr="006F05ED">
        <w:rPr>
          <w:rFonts w:cstheme="minorHAnsi"/>
          <w:vertAlign w:val="superscript"/>
        </w:rPr>
        <w:fldChar w:fldCharType="separate"/>
      </w:r>
      <w:r w:rsidR="00116148">
        <w:rPr>
          <w:rFonts w:cstheme="minorHAnsi"/>
          <w:noProof/>
          <w:vertAlign w:val="superscript"/>
        </w:rPr>
        <w:t>17</w:t>
      </w:r>
      <w:r w:rsidRPr="006F05ED">
        <w:rPr>
          <w:rFonts w:cstheme="minorHAnsi"/>
          <w:vertAlign w:val="superscript"/>
        </w:rPr>
        <w:fldChar w:fldCharType="end"/>
      </w:r>
      <w:r>
        <w:rPr>
          <w:rFonts w:cstheme="minorHAnsi"/>
          <w:vertAlign w:val="superscript"/>
        </w:rPr>
        <w:t>,</w:t>
      </w:r>
      <w:r w:rsidRPr="006F05ED">
        <w:rPr>
          <w:rFonts w:cstheme="minorHAnsi"/>
          <w:vertAlign w:val="superscript"/>
        </w:rPr>
        <w:fldChar w:fldCharType="begin"/>
      </w:r>
      <w:r w:rsidR="00116148">
        <w:rPr>
          <w:rFonts w:cstheme="minorHAnsi"/>
          <w:vertAlign w:val="superscript"/>
        </w:rPr>
        <w:instrText xml:space="preserve"> ADDIN EN.CITE &lt;EndNote&gt;&lt;Cite&gt;&lt;Author&gt;Murray&lt;/Author&gt;&lt;Year&gt;1998&lt;/Year&gt;&lt;RecNum&gt;679&lt;/RecNum&gt;&lt;DisplayText&gt;&lt;style face="superscript"&gt;18&lt;/style&gt;&lt;/DisplayText&gt;&lt;record&gt;&lt;rec-number&gt;679&lt;/rec-number&gt;&lt;foreign-keys&gt;&lt;key app="EN" db-id="trz95war0aw557ea9zs5w5p8p0ssdtrxsd5s" timestamp="1402768446"&gt;679&lt;/key&gt;&lt;key app="ENWeb" db-id=""&gt;0&lt;/key&gt;&lt;/foreign-keys&gt;&lt;ref-type name="Journal Article"&gt;17&lt;/ref-type&gt;&lt;contributors&gt;&lt;authors&gt;&lt;author&gt;Murray, C. J.&lt;/author&gt;&lt;author&gt;Salomon, J. A.&lt;/author&gt;&lt;/authors&gt;&lt;/contributors&gt;&lt;auth-address&gt;Center for Population and Development Studies, Harvard School of Public Health, 9 Bow Street, Cambridge, MA 02138, USA.&lt;/auth-address&gt;&lt;titles&gt;&lt;title&gt;Modeling the impact of global tuberculosis control strategies&lt;/title&gt;&lt;secondary-title&gt;Proc Natl Acad Sci U S A&lt;/secondary-title&gt;&lt;alt-title&gt;Proceedings of the National Academy of Sciences of the United States of America&lt;/alt-title&gt;&lt;/titles&gt;&lt;periodical&gt;&lt;full-title&gt;Proc Natl Acad Sci U S A&lt;/full-title&gt;&lt;abbr-1&gt;Proceedings of the National Academy of Sciences of the United States of America&lt;/abbr-1&gt;&lt;/periodical&gt;&lt;alt-periodical&gt;&lt;full-title&gt;Proc Natl Acad Sci U S A&lt;/full-title&gt;&lt;abbr-1&gt;Proceedings of the National Academy of Sciences of the United States of America&lt;/abbr-1&gt;&lt;/alt-periodical&gt;&lt;pages&gt;13881-6&lt;/pages&gt;&lt;volume&gt;95&lt;/volume&gt;&lt;number&gt;23&lt;/number&gt;&lt;edition&gt;1998/11/13&lt;/edition&gt;&lt;keywords&gt;&lt;keyword&gt;*Communicable Disease Control&lt;/keyword&gt;&lt;keyword&gt;Humans&lt;/keyword&gt;&lt;keyword&gt;*Models, Biological&lt;/keyword&gt;&lt;keyword&gt;*Models, Theoretical&lt;/keyword&gt;&lt;keyword&gt;Tuberculosis/*epidemiology/*prevention &amp;amp; control&lt;/keyword&gt;&lt;keyword&gt;World Health Organization&lt;/keyword&gt;&lt;/keywords&gt;&lt;dates&gt;&lt;year&gt;1998&lt;/year&gt;&lt;pub-dates&gt;&lt;date&gt;Nov 10&lt;/date&gt;&lt;/pub-dates&gt;&lt;/dates&gt;&lt;isbn&gt;0027-8424 (Print)&amp;#xD;0027-8424&lt;/isbn&gt;&lt;accession-num&gt;9811895&lt;/accession-num&gt;&lt;urls&gt;&lt;/urls&gt;&lt;custom2&gt;Pmc24946&lt;/custom2&gt;&lt;remote-database-provider&gt;Nlm&lt;/remote-database-provider&gt;&lt;language&gt;eng&lt;/language&gt;&lt;/record&gt;&lt;/Cite&gt;&lt;/EndNote&gt;</w:instrText>
      </w:r>
      <w:r w:rsidRPr="006F05ED">
        <w:rPr>
          <w:rFonts w:cstheme="minorHAnsi"/>
          <w:vertAlign w:val="superscript"/>
        </w:rPr>
        <w:fldChar w:fldCharType="separate"/>
      </w:r>
      <w:r w:rsidR="00116148">
        <w:rPr>
          <w:rFonts w:cstheme="minorHAnsi"/>
          <w:noProof/>
          <w:vertAlign w:val="superscript"/>
        </w:rPr>
        <w:t>18</w:t>
      </w:r>
      <w:r w:rsidRPr="006F05ED">
        <w:rPr>
          <w:rFonts w:cstheme="minorHAnsi"/>
          <w:vertAlign w:val="superscript"/>
        </w:rPr>
        <w:fldChar w:fldCharType="end"/>
      </w:r>
      <w:r>
        <w:rPr>
          <w:rFonts w:cstheme="minorHAnsi"/>
          <w:vertAlign w:val="superscript"/>
        </w:rPr>
        <w:t>,</w:t>
      </w:r>
      <w:r w:rsidRPr="006F05ED">
        <w:rPr>
          <w:rFonts w:cstheme="minorHAnsi"/>
          <w:vertAlign w:val="superscript"/>
        </w:rPr>
        <w:fldChar w:fldCharType="begin">
          <w:fldData xml:space="preserve">PEVuZE5vdGU+PENpdGU+PEF1dGhvcj5Uc2VuZzwvQXV0aG9yPjxZZWFyPjIwMTE8L1llYXI+PFJl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</w:fldData>
        </w:fldChar>
      </w:r>
      <w:r w:rsidR="00116148">
        <w:rPr>
          <w:rFonts w:cstheme="minorHAnsi"/>
          <w:vertAlign w:val="superscript"/>
        </w:rPr>
        <w:instrText xml:space="preserve"> ADDIN EN.CITE </w:instrText>
      </w:r>
      <w:r w:rsidR="00116148">
        <w:rPr>
          <w:rFonts w:cstheme="minorHAnsi"/>
          <w:vertAlign w:val="superscript"/>
        </w:rPr>
        <w:fldChar w:fldCharType="begin">
          <w:fldData xml:space="preserve">PEVuZE5vdGU+PENpdGU+PEF1dGhvcj5Uc2VuZzwvQXV0aG9yPjxZZWFyPjIwMTE8L1llYXI+PFJl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</w:fldData>
        </w:fldChar>
      </w:r>
      <w:r w:rsidR="00116148">
        <w:rPr>
          <w:rFonts w:cstheme="minorHAnsi"/>
          <w:vertAlign w:val="superscript"/>
        </w:rPr>
        <w:instrText xml:space="preserve"> ADDIN EN.CITE.DATA </w:instrText>
      </w:r>
      <w:r w:rsidR="00116148">
        <w:rPr>
          <w:rFonts w:cstheme="minorHAnsi"/>
          <w:vertAlign w:val="superscript"/>
        </w:rPr>
      </w:r>
      <w:r w:rsidR="00116148">
        <w:rPr>
          <w:rFonts w:cstheme="minorHAnsi"/>
          <w:vertAlign w:val="superscript"/>
        </w:rPr>
        <w:fldChar w:fldCharType="end"/>
      </w:r>
      <w:r w:rsidRPr="006F05ED">
        <w:rPr>
          <w:rFonts w:cstheme="minorHAnsi"/>
          <w:vertAlign w:val="superscript"/>
        </w:rPr>
      </w:r>
      <w:r w:rsidRPr="006F05ED">
        <w:rPr>
          <w:rFonts w:cstheme="minorHAnsi"/>
          <w:vertAlign w:val="superscript"/>
        </w:rPr>
        <w:fldChar w:fldCharType="separate"/>
      </w:r>
      <w:r w:rsidR="00116148">
        <w:rPr>
          <w:rFonts w:cstheme="minorHAnsi"/>
          <w:noProof/>
          <w:vertAlign w:val="superscript"/>
        </w:rPr>
        <w:t>16</w:t>
      </w:r>
      <w:r w:rsidRPr="006F05ED">
        <w:rPr>
          <w:rFonts w:cstheme="minorHAnsi"/>
          <w:vertAlign w:val="superscript"/>
        </w:rPr>
        <w:fldChar w:fldCharType="end"/>
      </w:r>
      <w:r w:rsidRPr="006F05ED">
        <w:rPr>
          <w:rFonts w:cstheme="minorHAnsi"/>
          <w:vertAlign w:val="superscript"/>
        </w:rPr>
        <w:t>,</w:t>
      </w:r>
      <w:r w:rsidRPr="006F05ED">
        <w:rPr>
          <w:rFonts w:cstheme="minorHAnsi"/>
          <w:vertAlign w:val="superscript"/>
        </w:rPr>
        <w:fldChar w:fldCharType="begin"/>
      </w:r>
      <w:r w:rsidR="00116148">
        <w:rPr>
          <w:rFonts w:cstheme="minorHAnsi"/>
          <w:vertAlign w:val="superscript"/>
        </w:rPr>
        <w:instrText xml:space="preserve"> ADDIN EN.CITE &lt;EndNote&gt;&lt;Cite&gt;&lt;Author&gt;Ziv&lt;/Author&gt;&lt;Year&gt;2004&lt;/Year&gt;&lt;RecNum&gt;522&lt;/RecNum&gt;&lt;DisplayText&gt;&lt;style face="superscript"&gt;19&lt;/style&gt;&lt;/DisplayText&gt;&lt;record&gt;&lt;rec-number&gt;522&lt;/rec-number&gt;&lt;foreign-keys&gt;&lt;key app="EN" db-id="trz95war0aw557ea9zs5w5p8p0ssdtrxsd5s" timestamp="1402768450"&gt;522&lt;/key&gt;&lt;key app="ENWeb" db-id=""&gt;0&lt;/key&gt;&lt;/foreign-keys&gt;&lt;ref-type name="Journal Article"&gt;17&lt;/ref-type&gt;&lt;contributors&gt;&lt;authors&gt;&lt;author&gt;Ziv, E.&lt;/author&gt;&lt;author&gt;Daley, C. L.&lt;/author&gt;&lt;author&gt;Blower, S.&lt;/author&gt;&lt;/authors&gt;&lt;/contributors&gt;&lt;auth-address&gt;University of California-San Francisco, San Francisco, California, USA.&lt;/auth-address&gt;&lt;titles&gt;&lt;title&gt;Potential public health impact of new tuberculosis vaccines&lt;/title&gt;&lt;secondary-title&gt;Emerg Infect Dis&lt;/secondary-title&gt;&lt;alt-title&gt;Emerging infectious diseases&lt;/alt-title&gt;&lt;/titles&gt;&lt;periodical&gt;&lt;full-title&gt;Emerg Infect Dis&lt;/full-title&gt;&lt;abbr-1&gt;Emerging infectious diseases&lt;/abbr-1&gt;&lt;/periodical&gt;&lt;alt-periodical&gt;&lt;full-title&gt;Emerg Infect Dis&lt;/full-title&gt;&lt;abbr-1&gt;Emerging infectious diseases&lt;/abbr-1&gt;&lt;/alt-periodical&gt;&lt;pages&gt;1529-35&lt;/pages&gt;&lt;volume&gt;10&lt;/volume&gt;&lt;number&gt;9&lt;/number&gt;&lt;edition&gt;2004/10/23&lt;/edition&gt;&lt;keywords&gt;&lt;keyword&gt;Disease Outbreaks&lt;/keyword&gt;&lt;keyword&gt;Health Policy&lt;/keyword&gt;&lt;keyword&gt;Humans&lt;/keyword&gt;&lt;keyword&gt;Incidence&lt;/keyword&gt;&lt;keyword&gt;Models, Theoretical&lt;/keyword&gt;&lt;keyword&gt;Public Health&lt;/keyword&gt;&lt;keyword&gt;Time Factors&lt;/keyword&gt;&lt;keyword&gt;Tuberculosis/immunology/*prevention &amp;amp; control&lt;/keyword&gt;&lt;keyword&gt;Tuberculosis Vaccines/*immunology&lt;/keyword&gt;&lt;/keywords&gt;&lt;dates&gt;&lt;year&gt;2004&lt;/year&gt;&lt;pub-dates&gt;&lt;date&gt;Sep&lt;/date&gt;&lt;/pub-dates&gt;&lt;/dates&gt;&lt;isbn&gt;1080-6040 (Print)&amp;#xD;1080-6040&lt;/isbn&gt;&lt;accession-num&gt;15498152&lt;/accession-num&gt;&lt;urls&gt;&lt;/urls&gt;&lt;custom2&gt;Pmc3320317&lt;/custom2&gt;&lt;electronic-resource-num&gt;10.3201/eid1009.030921&lt;/electronic-resource-num&gt;&lt;remote-database-provider&gt;Nlm&lt;/remote-database-provider&gt;&lt;language&gt;eng&lt;/language&gt;&lt;/record&gt;&lt;/Cite&gt;&lt;/EndNote&gt;</w:instrText>
      </w:r>
      <w:r w:rsidRPr="006F05ED">
        <w:rPr>
          <w:rFonts w:cstheme="minorHAnsi"/>
          <w:vertAlign w:val="superscript"/>
        </w:rPr>
        <w:fldChar w:fldCharType="separate"/>
      </w:r>
      <w:r w:rsidR="00116148">
        <w:rPr>
          <w:rFonts w:cstheme="minorHAnsi"/>
          <w:noProof/>
          <w:vertAlign w:val="superscript"/>
        </w:rPr>
        <w:t>19</w:t>
      </w:r>
      <w:r w:rsidRPr="006F05ED">
        <w:rPr>
          <w:rFonts w:cstheme="minorHAnsi"/>
          <w:vertAlign w:val="superscript"/>
        </w:rPr>
        <w:fldChar w:fldCharType="end"/>
      </w:r>
      <w:r w:rsidRPr="006F05ED">
        <w:rPr>
          <w:rFonts w:cstheme="minorHAnsi"/>
        </w:rPr>
        <w:t xml:space="preserve"> Given the challenges to develop an effective TB vaccine, the upper bound of efficacy considered in this model is reduced to 80%. It is hoped that the model can explore whether vaccines with lower vaccine efficacy could have sufficient public health impact to be worth implementing, but detecting a VE of as low as 20% would necessitate unfeasibly large clinical trials and is not expected to have big enough public health impact, therefore a lower bound of 40% VE was selected. </w:t>
      </w:r>
    </w:p>
    <w:p w14:paraId="21D49B7F" w14:textId="77777777" w:rsidR="00C57A1F" w:rsidRPr="006F05ED" w:rsidRDefault="00C57A1F" w:rsidP="00B36EE9">
      <w:pPr>
        <w:spacing w:line="480" w:lineRule="auto"/>
        <w:rPr>
          <w:rFonts w:cstheme="minorHAnsi"/>
        </w:rPr>
      </w:pPr>
    </w:p>
    <w:p w14:paraId="745E1CE4" w14:textId="77777777" w:rsidR="00C57A1F" w:rsidRPr="006F05ED" w:rsidRDefault="00014360" w:rsidP="00B36EE9">
      <w:pPr>
        <w:spacing w:line="480" w:lineRule="auto"/>
        <w:rPr>
          <w:rFonts w:cstheme="minorHAnsi"/>
          <w:i/>
        </w:rPr>
      </w:pPr>
      <w:r>
        <w:rPr>
          <w:rFonts w:cstheme="minorHAnsi"/>
          <w:i/>
        </w:rPr>
        <w:t xml:space="preserve">3c. </w:t>
      </w:r>
      <w:r w:rsidR="00C57A1F" w:rsidRPr="006F05ED">
        <w:rPr>
          <w:rFonts w:cstheme="minorHAnsi"/>
          <w:i/>
        </w:rPr>
        <w:t>Vaccine Coverage</w:t>
      </w:r>
    </w:p>
    <w:p w14:paraId="59875B26" w14:textId="6335A1BA" w:rsidR="0058047F" w:rsidRDefault="00C57A1F" w:rsidP="00B36EE9">
      <w:pPr>
        <w:spacing w:line="480" w:lineRule="auto"/>
        <w:rPr>
          <w:rFonts w:cstheme="minorHAnsi"/>
        </w:rPr>
      </w:pPr>
      <w:r w:rsidRPr="006F05ED">
        <w:rPr>
          <w:rFonts w:cstheme="minorHAnsi"/>
        </w:rPr>
        <w:t xml:space="preserve">The model will explore vaccination coverage of </w:t>
      </w:r>
      <w:r w:rsidR="00765106">
        <w:rPr>
          <w:rFonts w:cstheme="minorHAnsi"/>
        </w:rPr>
        <w:t>30%</w:t>
      </w:r>
      <w:r w:rsidRPr="006F05ED">
        <w:rPr>
          <w:rFonts w:cstheme="minorHAnsi"/>
        </w:rPr>
        <w:t xml:space="preserve"> and 70% of the target population. Instant scale-up of vaccination will be assumed, with the exception of the elderly catch-up campaign, which will evenly distribute the coverage over the </w:t>
      </w:r>
      <w:r w:rsidR="00D75659" w:rsidRPr="006F05ED">
        <w:rPr>
          <w:rFonts w:cstheme="minorHAnsi"/>
        </w:rPr>
        <w:t>3-year</w:t>
      </w:r>
      <w:r w:rsidRPr="006F05ED">
        <w:rPr>
          <w:rFonts w:cstheme="minorHAnsi"/>
        </w:rPr>
        <w:t xml:space="preserve"> campaign (e.g. 30% coverage assumes 10% per year for 3 years). </w:t>
      </w:r>
    </w:p>
    <w:p w14:paraId="38C0B89E" w14:textId="67C85BEA" w:rsidR="00C57A1F" w:rsidRPr="006F05ED" w:rsidRDefault="00C57A1F" w:rsidP="00B36EE9">
      <w:pPr>
        <w:spacing w:line="480" w:lineRule="auto"/>
        <w:rPr>
          <w:rFonts w:cstheme="minorHAnsi"/>
        </w:rPr>
      </w:pPr>
      <w:r w:rsidRPr="006F05ED">
        <w:rPr>
          <w:rFonts w:cstheme="minorHAnsi"/>
        </w:rPr>
        <w:t xml:space="preserve">Influenza vaccination rates were considered a good proxy for expected elderly TB coverage as influenza vaccination is provided free of charge to citizens </w:t>
      </w:r>
      <w:r w:rsidRPr="006F05ED">
        <w:rPr>
          <w:rFonts w:cstheme="minorHAnsi"/>
        </w:rPr>
        <w:sym w:font="Symbol" w:char="F0B3"/>
      </w:r>
      <w:r w:rsidRPr="006F05ED">
        <w:rPr>
          <w:rFonts w:cstheme="minorHAnsi"/>
        </w:rPr>
        <w:t>60years in government-run hospitals. Studies of self-reported coverage in the elderly indicate vaccine coverage of 36-49% in the 2008-2011 period.</w:t>
      </w:r>
      <w:r w:rsidRPr="00E62AE6">
        <w:rPr>
          <w:rFonts w:cstheme="minorHAnsi"/>
          <w:vertAlign w:val="superscript"/>
        </w:rPr>
        <w:fldChar w:fldCharType="begin"/>
      </w:r>
      <w:r w:rsidR="00116148">
        <w:rPr>
          <w:rFonts w:cstheme="minorHAnsi"/>
          <w:vertAlign w:val="superscript"/>
        </w:rPr>
        <w:instrText xml:space="preserve"> ADDIN EN.CITE &lt;EndNote&gt;&lt;Cite&gt;&lt;Author&gt;Zheng&lt;/Author&gt;&lt;Year&gt;2013&lt;/Year&gt;&lt;RecNum&gt;28&lt;/RecNum&gt;&lt;DisplayText&gt;&lt;style face="superscript"&gt;21&lt;/style&gt;&lt;/DisplayText&gt;&lt;record&gt;&lt;rec-number&gt;28&lt;/rec-number&gt;&lt;foreign-keys&gt;&lt;key app="EN" db-id="trz95war0aw557ea9zs5w5p8p0ssdtrxsd5s" timestamp="1395072507"&gt;28&lt;/key&gt;&lt;/foreign-keys&gt;&lt;ref-type name="Journal Article"&gt;17&lt;/ref-type&gt;&lt;contributors&gt;&lt;authors&gt;&lt;author&gt;Zheng, Yang&lt;/author&gt;&lt;author&gt;Yang, Peng&lt;/author&gt;&lt;author&gt;Wu, Shuangsheng&lt;/author&gt;&lt;author&gt;Ma, Chunna&lt;/author&gt;&lt;author&gt;Seale, Holly&lt;/author&gt;&lt;author&gt;MacIntyre, C Raina&lt;/author&gt;&lt;author&gt;Wang, Quanyi&lt;/author&gt;&lt;/authors&gt;&lt;/contributors&gt;&lt;titles&gt;&lt;title&gt;A cross-sectional study of factors associated with uptake of vaccination against influenza among older residents in the postpandemic season in Beijing, China&lt;/title&gt;&lt;secondary-title&gt;BMJ Open&lt;/secondary-title&gt;&lt;/titles&gt;&lt;periodical&gt;&lt;full-title&gt;BMJ Open&lt;/full-title&gt;&lt;/periodical&gt;&lt;volume&gt;3&lt;/volume&gt;&lt;number&gt;11&lt;/number&gt;&lt;dates&gt;&lt;year&gt;2013&lt;/year&gt;&lt;pub-dates&gt;&lt;date&gt;November 1, 2013&lt;/date&gt;&lt;/pub-dates&gt;&lt;/dates&gt;&lt;urls&gt;&lt;related-urls&gt;&lt;url&gt;http://bmjopen.bmj.com/content/3/11/e003662.abstract&lt;/url&gt;&lt;url&gt;http://bmjopen.bmj.com/content/3/11/e003662.full.pdf&lt;/url&gt;&lt;/related-urls&gt;&lt;/urls&gt;&lt;electronic-resource-num&gt;10.1136/bmjopen-2013-003662&lt;/electronic-resource-num&gt;&lt;/record&gt;&lt;/Cite&gt;&lt;/EndNote&gt;</w:instrText>
      </w:r>
      <w:r w:rsidRPr="00E62AE6">
        <w:rPr>
          <w:rFonts w:cstheme="minorHAnsi"/>
          <w:vertAlign w:val="superscript"/>
        </w:rPr>
        <w:fldChar w:fldCharType="separate"/>
      </w:r>
      <w:r w:rsidR="00116148">
        <w:rPr>
          <w:rFonts w:cstheme="minorHAnsi"/>
          <w:noProof/>
          <w:vertAlign w:val="superscript"/>
        </w:rPr>
        <w:t>21</w:t>
      </w:r>
      <w:r w:rsidRPr="00E62AE6">
        <w:rPr>
          <w:rFonts w:cstheme="minorHAnsi"/>
          <w:vertAlign w:val="superscript"/>
        </w:rPr>
        <w:fldChar w:fldCharType="end"/>
      </w:r>
      <w:r w:rsidRPr="00E62AE6">
        <w:rPr>
          <w:rFonts w:cstheme="minorHAnsi"/>
          <w:vertAlign w:val="superscript"/>
        </w:rPr>
        <w:t>,</w:t>
      </w:r>
      <w:r w:rsidRPr="00E62AE6">
        <w:rPr>
          <w:rFonts w:cstheme="minorHAnsi"/>
          <w:vertAlign w:val="superscript"/>
        </w:rPr>
        <w:fldChar w:fldCharType="begin">
          <w:fldData xml:space="preserve">PEVuZE5vdGU+PENpdGU+PEF1dGhvcj5XdTwvQXV0aG9yPjxZZWFyPjIwMTM8L1llYXI+PFJlY051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</w:fldData>
        </w:fldChar>
      </w:r>
      <w:r w:rsidR="00116148">
        <w:rPr>
          <w:rFonts w:cstheme="minorHAnsi"/>
          <w:vertAlign w:val="superscript"/>
        </w:rPr>
        <w:instrText xml:space="preserve"> ADDIN EN.CITE </w:instrText>
      </w:r>
      <w:r w:rsidR="00116148">
        <w:rPr>
          <w:rFonts w:cstheme="minorHAnsi"/>
          <w:vertAlign w:val="superscript"/>
        </w:rPr>
        <w:fldChar w:fldCharType="begin">
          <w:fldData xml:space="preserve">PEVuZE5vdGU+PENpdGU+PEF1dGhvcj5XdTwvQXV0aG9yPjxZZWFyPjIwMTM8L1llYXI+PFJlY051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</w:fldData>
        </w:fldChar>
      </w:r>
      <w:r w:rsidR="00116148">
        <w:rPr>
          <w:rFonts w:cstheme="minorHAnsi"/>
          <w:vertAlign w:val="superscript"/>
        </w:rPr>
        <w:instrText xml:space="preserve"> ADDIN EN.CITE.DATA </w:instrText>
      </w:r>
      <w:r w:rsidR="00116148">
        <w:rPr>
          <w:rFonts w:cstheme="minorHAnsi"/>
          <w:vertAlign w:val="superscript"/>
        </w:rPr>
      </w:r>
      <w:r w:rsidR="00116148">
        <w:rPr>
          <w:rFonts w:cstheme="minorHAnsi"/>
          <w:vertAlign w:val="superscript"/>
        </w:rPr>
        <w:fldChar w:fldCharType="end"/>
      </w:r>
      <w:r w:rsidRPr="00E62AE6">
        <w:rPr>
          <w:rFonts w:cstheme="minorHAnsi"/>
          <w:vertAlign w:val="superscript"/>
        </w:rPr>
      </w:r>
      <w:r w:rsidRPr="00E62AE6">
        <w:rPr>
          <w:rFonts w:cstheme="minorHAnsi"/>
          <w:vertAlign w:val="superscript"/>
        </w:rPr>
        <w:fldChar w:fldCharType="separate"/>
      </w:r>
      <w:r w:rsidR="00116148">
        <w:rPr>
          <w:rFonts w:cstheme="minorHAnsi"/>
          <w:noProof/>
          <w:vertAlign w:val="superscript"/>
        </w:rPr>
        <w:t>22</w:t>
      </w:r>
      <w:r w:rsidRPr="00E62AE6">
        <w:rPr>
          <w:rFonts w:cstheme="minorHAnsi"/>
          <w:vertAlign w:val="superscript"/>
        </w:rPr>
        <w:fldChar w:fldCharType="end"/>
      </w:r>
      <w:r w:rsidRPr="006F05ED">
        <w:rPr>
          <w:rFonts w:cstheme="minorHAnsi"/>
        </w:rPr>
        <w:t xml:space="preserve"> The upper bound explored in the model is informed by a qualitative study of acceptance of hypothetical adult hepatitis B vaccination policies, in which unvaccinated respondents indicated a 55-72% acceptance rate if the vaccine were offered free of charge with 0-100 Yuan compensation towards indirect costs.</w:t>
      </w:r>
      <w:r>
        <w:rPr>
          <w:rFonts w:cstheme="minorHAnsi"/>
        </w:rPr>
        <w:fldChar w:fldCharType="begin"/>
      </w:r>
      <w:r w:rsidR="00116148">
        <w:rPr>
          <w:rFonts w:cstheme="minorHAnsi"/>
        </w:rPr>
        <w:instrText xml:space="preserve"> ADDIN EN.CITE &lt;EndNote&gt;&lt;Cite ExcludeYear="1"&gt;&lt;Author&gt;Zhu&lt;/Author&gt;&lt;RecNum&gt;32&lt;/RecNum&gt;&lt;DisplayText&gt;&lt;style face="superscript"&gt;25&lt;/style&gt;&lt;/DisplayText&gt;&lt;record&gt;&lt;rec-number&gt;32&lt;/rec-number&gt;&lt;foreign-keys&gt;&lt;key app="EN" db-id="trz95war0aw557ea9zs5w5p8p0ssdtrxsd5s" timestamp="1395922552"&gt;32&lt;/key&gt;&lt;/foreign-keys&gt;&lt;ref-type name="Journal Article"&gt;17&lt;/ref-type&gt;&lt;contributors&gt;&lt;authors&gt;&lt;author&gt;Zhu, Dawei&lt;/author&gt;&lt;author&gt;Wang, Jian&lt;/author&gt;&lt;author&gt;Wangen, Knut Reidar&lt;/author&gt;&lt;/authors&gt;&lt;/contributors&gt;&lt;titles&gt;&lt;title&gt;Hepatitis B vaccination coverage rates among adults in rural China: Are economic barriers relevant?&lt;/title&gt;&lt;secondary-title&gt;Vaccine&lt;/secondary-title&gt;&lt;/titles&gt;&lt;periodical&gt;&lt;full-title&gt;Vaccine&lt;/full-title&gt;&lt;/periodical&gt;&lt;number&gt;0&lt;/number&gt;&lt;keywords&gt;&lt;keyword&gt;Hepatitis B vaccines&lt;/keyword&gt;&lt;keyword&gt;Vaccination coverage&lt;/keyword&gt;&lt;keyword&gt;Immunization&lt;/keyword&gt;&lt;keyword&gt;Adult vaccination&lt;/keyword&gt;&lt;keyword&gt;Economic barriers&lt;/keyword&gt;&lt;keyword&gt;Socioeconomic status&lt;/keyword&gt;&lt;/keywords&gt;&lt;dates&gt;&lt;/dates&gt;&lt;isbn&gt;0264-410X&lt;/isbn&gt;&lt;urls&gt;&lt;related-urls&gt;&lt;url&gt;http://www.sciencedirect.com/science/article/pii/S0264410X13009055&lt;/url&gt;&lt;/related-urls&gt;&lt;/urls&gt;&lt;electronic-resource-num&gt;http://dx.doi.org/10.1016/j.vaccine.2013.06.095&lt;/electronic-resource-num&gt;&lt;/record&gt;&lt;/Cite&gt;&lt;/EndNote&gt;</w:instrText>
      </w:r>
      <w:r>
        <w:rPr>
          <w:rFonts w:cstheme="minorHAnsi"/>
        </w:rPr>
        <w:fldChar w:fldCharType="separate"/>
      </w:r>
      <w:r w:rsidR="00116148" w:rsidRPr="00116148">
        <w:rPr>
          <w:rFonts w:cstheme="minorHAnsi"/>
          <w:noProof/>
          <w:vertAlign w:val="superscript"/>
        </w:rPr>
        <w:t>25</w:t>
      </w:r>
      <w:r>
        <w:rPr>
          <w:rFonts w:cstheme="minorHAnsi"/>
        </w:rPr>
        <w:fldChar w:fldCharType="end"/>
      </w:r>
    </w:p>
    <w:p w14:paraId="547749E2" w14:textId="77777777" w:rsidR="00C57A1F" w:rsidRPr="006F05ED" w:rsidRDefault="00C57A1F" w:rsidP="00B36EE9">
      <w:pPr>
        <w:spacing w:line="480" w:lineRule="auto"/>
        <w:rPr>
          <w:rFonts w:cstheme="minorHAnsi"/>
        </w:rPr>
      </w:pPr>
    </w:p>
    <w:p w14:paraId="7F5A3DB0" w14:textId="77777777" w:rsidR="00C57A1F" w:rsidRPr="006F05ED" w:rsidRDefault="00014360" w:rsidP="00B36EE9">
      <w:pPr>
        <w:spacing w:line="480" w:lineRule="auto"/>
        <w:rPr>
          <w:rFonts w:cstheme="minorHAnsi"/>
          <w:i/>
        </w:rPr>
      </w:pPr>
      <w:r>
        <w:rPr>
          <w:rFonts w:cstheme="minorHAnsi"/>
          <w:i/>
        </w:rPr>
        <w:t xml:space="preserve">3d. </w:t>
      </w:r>
      <w:r w:rsidR="00C57A1F" w:rsidRPr="006F05ED">
        <w:rPr>
          <w:rFonts w:cstheme="minorHAnsi"/>
          <w:i/>
        </w:rPr>
        <w:t>Vaccine Duration and Waning of Protection</w:t>
      </w:r>
    </w:p>
    <w:p w14:paraId="43FD79EE" w14:textId="77777777" w:rsidR="00C57A1F" w:rsidRDefault="00C57A1F" w:rsidP="00B36EE9">
      <w:pPr>
        <w:spacing w:line="480" w:lineRule="auto"/>
        <w:rPr>
          <w:rFonts w:cstheme="minorHAnsi"/>
        </w:rPr>
      </w:pPr>
      <w:r w:rsidRPr="006F05ED">
        <w:rPr>
          <w:rFonts w:cstheme="minorHAnsi"/>
        </w:rPr>
        <w:t>Vaccination is modelled as ‘take’</w:t>
      </w:r>
      <w:r w:rsidR="00765106">
        <w:rPr>
          <w:rFonts w:cstheme="minorHAnsi"/>
        </w:rPr>
        <w:t>.  Vaccine protection wanes due to immunosenescence at 5% per year, with those losing their protection returned to the unvaccinated class. Duration of protection</w:t>
      </w:r>
      <w:r w:rsidR="008E6C6F">
        <w:rPr>
          <w:rFonts w:cstheme="minorHAnsi"/>
        </w:rPr>
        <w:t xml:space="preserve"> </w:t>
      </w:r>
      <w:r w:rsidR="008E6C6F">
        <w:rPr>
          <w:rFonts w:cstheme="minorHAnsi"/>
        </w:rPr>
        <w:lastRenderedPageBreak/>
        <w:t>(20 years)</w:t>
      </w:r>
      <w:r w:rsidR="00765106">
        <w:rPr>
          <w:rFonts w:cstheme="minorHAnsi"/>
        </w:rPr>
        <w:t xml:space="preserve"> is </w:t>
      </w:r>
      <w:r w:rsidRPr="006F05ED">
        <w:rPr>
          <w:rFonts w:cstheme="minorHAnsi"/>
        </w:rPr>
        <w:t xml:space="preserve">exact, meaning that </w:t>
      </w:r>
      <w:r w:rsidR="00765106">
        <w:rPr>
          <w:rFonts w:cstheme="minorHAnsi"/>
        </w:rPr>
        <w:t xml:space="preserve">any remaining in the vaccinated class at the end of the duration of protection are </w:t>
      </w:r>
      <w:r w:rsidRPr="006F05ED">
        <w:rPr>
          <w:rFonts w:cstheme="minorHAnsi"/>
        </w:rPr>
        <w:t>ret</w:t>
      </w:r>
      <w:r w:rsidR="00014360">
        <w:rPr>
          <w:rFonts w:cstheme="minorHAnsi"/>
        </w:rPr>
        <w:t>urn</w:t>
      </w:r>
      <w:r w:rsidR="00765106">
        <w:rPr>
          <w:rFonts w:cstheme="minorHAnsi"/>
        </w:rPr>
        <w:t>ed</w:t>
      </w:r>
      <w:r w:rsidR="00014360">
        <w:rPr>
          <w:rFonts w:cstheme="minorHAnsi"/>
        </w:rPr>
        <w:t xml:space="preserve"> to the unvaccinated class. </w:t>
      </w:r>
    </w:p>
    <w:p w14:paraId="6E3B7600" w14:textId="77777777" w:rsidR="00C57A1F" w:rsidRPr="006F05ED" w:rsidRDefault="00C57A1F" w:rsidP="00B36EE9">
      <w:pPr>
        <w:spacing w:line="480" w:lineRule="auto"/>
        <w:rPr>
          <w:rFonts w:cstheme="minorHAnsi"/>
        </w:rPr>
      </w:pPr>
      <w:r w:rsidRPr="006F05ED">
        <w:rPr>
          <w:rFonts w:cstheme="minorHAnsi"/>
        </w:rPr>
        <w:t xml:space="preserve">The target population </w:t>
      </w:r>
      <w:r w:rsidR="0058047F">
        <w:rPr>
          <w:rFonts w:cstheme="minorHAnsi"/>
        </w:rPr>
        <w:t>is</w:t>
      </w:r>
      <w:r w:rsidRPr="006F05ED">
        <w:rPr>
          <w:rFonts w:cstheme="minorHAnsi"/>
        </w:rPr>
        <w:t xml:space="preserve"> </w:t>
      </w:r>
      <w:r w:rsidR="0058047F">
        <w:rPr>
          <w:rFonts w:cstheme="minorHAnsi"/>
        </w:rPr>
        <w:t>‘elderly’, for which populations will be vaccinated pre-65years to provide protection into the elderly ages.</w:t>
      </w:r>
      <w:r w:rsidRPr="006F05ED">
        <w:rPr>
          <w:rFonts w:cstheme="minorHAnsi"/>
        </w:rPr>
        <w:t xml:space="preserve"> Elderly vaccination will involve continuous vaccination of adults aged 55 years old from 2025, plus a 3-year catch up campaign of 56-65 year olds during 2025-2027. It is expected that adults 65 years and above would not receive the vaccine due to safety concerns and immune senescence, therefore continuous vaccination is anticipated </w:t>
      </w:r>
      <w:r w:rsidR="0058047F">
        <w:rPr>
          <w:rFonts w:cstheme="minorHAnsi"/>
        </w:rPr>
        <w:t>to be delivered at 55 years old</w:t>
      </w:r>
      <w:r w:rsidRPr="006F05ED">
        <w:rPr>
          <w:rFonts w:cstheme="minorHAnsi"/>
        </w:rPr>
        <w:t xml:space="preserve"> to ensure a robust immune response ahead of immunosenescence.</w:t>
      </w:r>
    </w:p>
    <w:p w14:paraId="7A2AD655" w14:textId="77777777" w:rsidR="00FD56FD" w:rsidRPr="006F05ED" w:rsidRDefault="00FD56FD" w:rsidP="00B36EE9">
      <w:pPr>
        <w:pStyle w:val="Heading4"/>
        <w:numPr>
          <w:ilvl w:val="3"/>
          <w:numId w:val="4"/>
        </w:numPr>
        <w:spacing w:line="480" w:lineRule="auto"/>
        <w:ind w:left="0" w:firstLine="0"/>
        <w:rPr>
          <w:rFonts w:asciiTheme="minorHAnsi" w:hAnsiTheme="minorHAnsi" w:cstheme="minorHAnsi"/>
        </w:rPr>
      </w:pPr>
      <w:r w:rsidRPr="006F05ED">
        <w:rPr>
          <w:rFonts w:asciiTheme="minorHAnsi" w:hAnsiTheme="minorHAnsi" w:cstheme="minorHAnsi"/>
        </w:rPr>
        <w:t>Calibration targets</w:t>
      </w:r>
    </w:p>
    <w:p w14:paraId="586D704A" w14:textId="7BFEBCA7" w:rsidR="00DF4982" w:rsidRPr="000359A1" w:rsidRDefault="00991B61" w:rsidP="00B36EE9">
      <w:pPr>
        <w:spacing w:line="480" w:lineRule="auto"/>
        <w:rPr>
          <w:rFonts w:cstheme="minorHAnsi"/>
        </w:rPr>
      </w:pPr>
      <w:bookmarkStart w:id="33" w:name="_Toc266262860"/>
      <w:r>
        <w:rPr>
          <w:rFonts w:cstheme="minorHAnsi"/>
        </w:rPr>
        <w:t xml:space="preserve">The </w:t>
      </w:r>
      <w:r w:rsidR="00FD56FD" w:rsidRPr="006F05ED">
        <w:rPr>
          <w:rFonts w:cstheme="minorHAnsi"/>
        </w:rPr>
        <w:t xml:space="preserve">model </w:t>
      </w:r>
      <w:r>
        <w:rPr>
          <w:rFonts w:cstheme="minorHAnsi"/>
        </w:rPr>
        <w:t>was</w:t>
      </w:r>
      <w:r w:rsidR="00FD56FD" w:rsidRPr="006F05ED">
        <w:rPr>
          <w:rFonts w:cstheme="minorHAnsi"/>
        </w:rPr>
        <w:t xml:space="preserve"> calibrated </w:t>
      </w:r>
      <w:r w:rsidR="00906657">
        <w:rPr>
          <w:rFonts w:cstheme="minorHAnsi"/>
        </w:rPr>
        <w:t xml:space="preserve">by hand </w:t>
      </w:r>
      <w:r w:rsidR="00FD56FD" w:rsidRPr="006F05ED">
        <w:rPr>
          <w:rFonts w:cstheme="minorHAnsi"/>
        </w:rPr>
        <w:t xml:space="preserve">to China-specific </w:t>
      </w:r>
      <w:r w:rsidR="00FD56FD">
        <w:rPr>
          <w:rFonts w:cstheme="minorHAnsi"/>
        </w:rPr>
        <w:t>estimates of</w:t>
      </w:r>
      <w:r w:rsidR="00FD56FD" w:rsidRPr="006F05ED">
        <w:rPr>
          <w:rFonts w:cstheme="minorHAnsi"/>
        </w:rPr>
        <w:t xml:space="preserve"> age-stratified TB incidence and mortality rate</w:t>
      </w:r>
      <w:r w:rsidR="00FD56FD">
        <w:rPr>
          <w:rFonts w:cstheme="minorHAnsi"/>
        </w:rPr>
        <w:t>s in</w:t>
      </w:r>
      <w:r w:rsidR="00FD56FD" w:rsidRPr="006F05ED">
        <w:rPr>
          <w:rFonts w:cstheme="minorHAnsi"/>
        </w:rPr>
        <w:t xml:space="preserve"> 2010, age-stratified pulmonary TB prevalence rates in 2000 and 2010, and the estimated population size stratified by age for 2010 and 2050</w:t>
      </w:r>
      <w:r w:rsidR="00906657">
        <w:rPr>
          <w:rFonts w:cstheme="minorHAnsi"/>
        </w:rPr>
        <w:t>.</w:t>
      </w:r>
      <w:r w:rsidR="00FD56FD" w:rsidRPr="006F05ED">
        <w:rPr>
          <w:rFonts w:cstheme="minorHAnsi"/>
        </w:rPr>
        <w:t xml:space="preserve"> </w:t>
      </w:r>
      <w:r>
        <w:rPr>
          <w:rFonts w:cstheme="minorHAnsi"/>
        </w:rPr>
        <w:t xml:space="preserve">Fitting was conducted in the following order of priority: prevalence rates, followed by mortality rates and finally incidence rates. Justification for such prioritisation is described in section XXX. </w:t>
      </w:r>
      <w:r w:rsidR="00FD56FD" w:rsidRPr="006F05ED">
        <w:rPr>
          <w:rFonts w:cstheme="minorHAnsi"/>
        </w:rPr>
        <w:t xml:space="preserve">Calibration target values are summarised in Table </w:t>
      </w:r>
      <w:r w:rsidR="00177F3F">
        <w:rPr>
          <w:rFonts w:cstheme="minorHAnsi"/>
        </w:rPr>
        <w:t>B4</w:t>
      </w:r>
      <w:r w:rsidR="00FD56FD" w:rsidRPr="006F05ED">
        <w:rPr>
          <w:rFonts w:cstheme="minorHAnsi"/>
        </w:rPr>
        <w:t xml:space="preserve">. </w:t>
      </w:r>
    </w:p>
    <w:p w14:paraId="7979B8FF" w14:textId="77777777" w:rsidR="00DF4982" w:rsidRPr="000359A1" w:rsidRDefault="00DF4982" w:rsidP="00B36EE9">
      <w:pPr>
        <w:spacing w:line="480" w:lineRule="auto"/>
        <w:rPr>
          <w:rFonts w:cstheme="minorHAnsi"/>
        </w:rPr>
      </w:pPr>
      <w:r w:rsidRPr="000359A1">
        <w:rPr>
          <w:rFonts w:cstheme="minorHAnsi"/>
        </w:rPr>
        <w:t>Four of the parameters are set at a single value and the model value determined by multiplying that parameter by a randomly sampled scaling factor. These scaling factors allow for refinement of model fit and include: total number of contacts (neta) used to calculate transmission rate</w:t>
      </w:r>
      <w:r w:rsidR="00774A1A">
        <w:rPr>
          <w:rFonts w:cstheme="minorHAnsi"/>
        </w:rPr>
        <w:t>,</w:t>
      </w:r>
      <w:r w:rsidRPr="000359A1">
        <w:rPr>
          <w:rFonts w:cstheme="minorHAnsi"/>
        </w:rPr>
        <w:t xml:space="preserve"> case detection rate and treatment success (CDRscale), background mortality (rmort)</w:t>
      </w:r>
      <w:r w:rsidR="00774A1A">
        <w:rPr>
          <w:rFonts w:cstheme="minorHAnsi"/>
        </w:rPr>
        <w:t>,</w:t>
      </w:r>
      <w:r w:rsidRPr="000359A1">
        <w:rPr>
          <w:rFonts w:cstheme="minorHAnsi"/>
        </w:rPr>
        <w:t xml:space="preserve"> and TB-specific mortality (rmortTB). </w:t>
      </w:r>
    </w:p>
    <w:p w14:paraId="4DBB00FA" w14:textId="77777777" w:rsidR="00523C5B" w:rsidRDefault="00523C5B" w:rsidP="00B36EE9">
      <w:pPr>
        <w:spacing w:after="0" w:line="480" w:lineRule="auto"/>
        <w:jc w:val="both"/>
        <w:rPr>
          <w:rFonts w:ascii="Calibri" w:hAnsi="Calibri" w:cs="Times New Roman"/>
        </w:rPr>
      </w:pPr>
      <w:r>
        <w:rPr>
          <w:rFonts w:ascii="Calibri" w:hAnsi="Calibri" w:cs="Times New Roman"/>
        </w:rPr>
        <w:t xml:space="preserve">To ensure a good age-structured demographic model fit, mortality and birth rates were adjusted over time. Birth rate is held constant at the UNPD-estimated 1950 rate until 1990, where it drops to the 2010 rate. This birth rate decline reflects the introduction of the one-child policy in 1979, with a built in delay since the response to the policy is unlikely to have been immediate. From 2010 onwards the birth rate follows reported data. </w:t>
      </w:r>
    </w:p>
    <w:p w14:paraId="1A2157DB" w14:textId="77777777" w:rsidR="00523C5B" w:rsidRDefault="00523C5B" w:rsidP="00B36EE9">
      <w:pPr>
        <w:spacing w:after="0" w:line="480" w:lineRule="auto"/>
        <w:jc w:val="both"/>
        <w:rPr>
          <w:rFonts w:ascii="Calibri" w:hAnsi="Calibri" w:cs="Times New Roman"/>
        </w:rPr>
      </w:pPr>
    </w:p>
    <w:p w14:paraId="0C3428A8" w14:textId="77777777" w:rsidR="00DF4982" w:rsidRDefault="00523C5B" w:rsidP="00B36EE9">
      <w:pPr>
        <w:spacing w:after="0" w:line="480" w:lineRule="auto"/>
        <w:jc w:val="both"/>
        <w:rPr>
          <w:rFonts w:ascii="Calibri" w:hAnsi="Calibri" w:cs="Times New Roman"/>
        </w:rPr>
      </w:pPr>
      <w:r>
        <w:rPr>
          <w:rFonts w:ascii="Calibri" w:hAnsi="Calibri" w:cs="Times New Roman"/>
        </w:rPr>
        <w:t xml:space="preserve">Mortality by year of age and by </w:t>
      </w:r>
      <w:r w:rsidR="005500F5">
        <w:rPr>
          <w:rFonts w:ascii="Calibri" w:hAnsi="Calibri" w:cs="Times New Roman"/>
        </w:rPr>
        <w:t xml:space="preserve">calendar </w:t>
      </w:r>
      <w:r>
        <w:rPr>
          <w:rFonts w:ascii="Calibri" w:hAnsi="Calibri" w:cs="Times New Roman"/>
        </w:rPr>
        <w:t>year was calculated using life expectancy (LE) at exact age to calculate annual risk of death (1/LE) [</w:t>
      </w:r>
      <w:r w:rsidRPr="00800AB5">
        <w:rPr>
          <w:rFonts w:ascii="Calibri" w:hAnsi="Calibri" w:cs="Times New Roman"/>
          <w:highlight w:val="yellow"/>
        </w:rPr>
        <w:t>UNDP</w:t>
      </w:r>
      <w:r>
        <w:rPr>
          <w:rFonts w:ascii="Calibri" w:hAnsi="Calibri" w:cs="Times New Roman"/>
        </w:rPr>
        <w:t xml:space="preserve"> ref]. Mortality rate was held constant at the 1950 rate pre-2000, then at the 2000 rate for 2000-2010, then permitted to follow the data from 2010 onwards.</w:t>
      </w:r>
    </w:p>
    <w:p w14:paraId="76983AE4" w14:textId="77777777" w:rsidR="00991B61" w:rsidRDefault="00991B61" w:rsidP="00B36EE9">
      <w:pPr>
        <w:spacing w:after="0" w:line="480" w:lineRule="auto"/>
        <w:jc w:val="both"/>
        <w:rPr>
          <w:rFonts w:ascii="Calibri" w:hAnsi="Calibri" w:cs="Times New Roman"/>
        </w:rPr>
      </w:pPr>
    </w:p>
    <w:p w14:paraId="49183024" w14:textId="38971AD5" w:rsidR="00991B61" w:rsidRPr="00991B61" w:rsidRDefault="00991B61" w:rsidP="00B36EE9">
      <w:pPr>
        <w:spacing w:line="480" w:lineRule="auto"/>
        <w:rPr>
          <w:rFonts w:cstheme="minorHAnsi"/>
        </w:rPr>
      </w:pPr>
      <w:r>
        <w:rPr>
          <w:rFonts w:cstheme="minorHAnsi"/>
        </w:rPr>
        <w:t xml:space="preserve">Modelling fitting using the </w:t>
      </w:r>
      <w:r w:rsidRPr="000359A1">
        <w:rPr>
          <w:rFonts w:cstheme="minorHAnsi"/>
        </w:rPr>
        <w:t>Approximate Bayesian Computation algorithm as de</w:t>
      </w:r>
      <w:r>
        <w:rPr>
          <w:rFonts w:cstheme="minorHAnsi"/>
        </w:rPr>
        <w:t>s</w:t>
      </w:r>
      <w:r w:rsidRPr="000359A1">
        <w:rPr>
          <w:rFonts w:cstheme="minorHAnsi"/>
        </w:rPr>
        <w:t xml:space="preserve">cribed in </w:t>
      </w:r>
      <w:r>
        <w:rPr>
          <w:rFonts w:cstheme="minorHAnsi"/>
        </w:rPr>
        <w:t xml:space="preserve">Marjoram et al. and Knight et al. will be conducted, however this will be part of the further research following these preliminary outcomes. </w:t>
      </w:r>
    </w:p>
    <w:p w14:paraId="48085C12" w14:textId="77777777" w:rsidR="000B71AA" w:rsidRPr="00991B61" w:rsidRDefault="000B71AA" w:rsidP="00B36EE9">
      <w:pPr>
        <w:spacing w:after="0" w:line="480" w:lineRule="auto"/>
        <w:jc w:val="both"/>
        <w:rPr>
          <w:rFonts w:ascii="Calibri" w:hAnsi="Calibri" w:cs="Times New Roman"/>
          <w:color w:val="1F4E79" w:themeColor="accent1" w:themeShade="80"/>
        </w:rPr>
      </w:pPr>
    </w:p>
    <w:p w14:paraId="03C0EA5F" w14:textId="77777777" w:rsidR="00FD56FD" w:rsidRPr="00991B61" w:rsidRDefault="00FD56FD" w:rsidP="00B36EE9">
      <w:pPr>
        <w:pStyle w:val="Caption"/>
        <w:keepNext/>
        <w:spacing w:line="480" w:lineRule="auto"/>
        <w:rPr>
          <w:rFonts w:asciiTheme="minorHAnsi" w:hAnsiTheme="minorHAnsi" w:cstheme="minorHAnsi"/>
          <w:color w:val="1F4E79" w:themeColor="accent1" w:themeShade="80"/>
          <w:sz w:val="20"/>
        </w:rPr>
      </w:pPr>
      <w:r w:rsidRPr="00991B61">
        <w:rPr>
          <w:rFonts w:asciiTheme="minorHAnsi" w:hAnsiTheme="minorHAnsi" w:cstheme="minorHAnsi"/>
          <w:color w:val="1F4E79" w:themeColor="accent1" w:themeShade="80"/>
          <w:sz w:val="20"/>
        </w:rPr>
        <w:t xml:space="preserve">Table </w:t>
      </w:r>
      <w:r w:rsidR="00E93413" w:rsidRPr="00991B61">
        <w:rPr>
          <w:rFonts w:asciiTheme="minorHAnsi" w:hAnsiTheme="minorHAnsi" w:cstheme="minorHAnsi"/>
          <w:noProof/>
          <w:color w:val="1F4E79" w:themeColor="accent1" w:themeShade="80"/>
          <w:sz w:val="20"/>
        </w:rPr>
        <w:t>C</w:t>
      </w:r>
      <w:r w:rsidR="00177F3F" w:rsidRPr="00991B61">
        <w:rPr>
          <w:rFonts w:asciiTheme="minorHAnsi" w:hAnsiTheme="minorHAnsi" w:cstheme="minorHAnsi"/>
          <w:noProof/>
          <w:color w:val="1F4E79" w:themeColor="accent1" w:themeShade="80"/>
          <w:sz w:val="20"/>
        </w:rPr>
        <w:t>4</w:t>
      </w:r>
      <w:r w:rsidRPr="00991B61">
        <w:rPr>
          <w:rFonts w:asciiTheme="minorHAnsi" w:hAnsiTheme="minorHAnsi" w:cstheme="minorHAnsi"/>
          <w:color w:val="1F4E79" w:themeColor="accent1" w:themeShade="80"/>
          <w:sz w:val="20"/>
        </w:rPr>
        <w:t>: Calibration targets for China model</w:t>
      </w:r>
    </w:p>
    <w:tbl>
      <w:tblPr>
        <w:tblW w:w="9228" w:type="dxa"/>
        <w:tblCellMar>
          <w:left w:w="0" w:type="dxa"/>
          <w:right w:w="0" w:type="dxa"/>
        </w:tblCellMar>
        <w:tblLook w:val="0600" w:firstRow="0" w:lastRow="0" w:firstColumn="0" w:lastColumn="0" w:noHBand="1" w:noVBand="1"/>
      </w:tblPr>
      <w:tblGrid>
        <w:gridCol w:w="2157"/>
        <w:gridCol w:w="976"/>
        <w:gridCol w:w="1523"/>
        <w:gridCol w:w="1524"/>
        <w:gridCol w:w="1524"/>
        <w:gridCol w:w="1524"/>
      </w:tblGrid>
      <w:tr w:rsidR="00FD56FD" w:rsidRPr="006F05ED" w14:paraId="1A772BBF" w14:textId="77777777" w:rsidTr="00116148">
        <w:trPr>
          <w:trHeight w:val="506"/>
        </w:trPr>
        <w:tc>
          <w:tcPr>
            <w:tcW w:w="2157" w:type="dxa"/>
            <w:tcBorders>
              <w:top w:val="single" w:sz="8" w:space="0" w:color="000000"/>
              <w:left w:val="single" w:sz="8" w:space="0" w:color="000000"/>
              <w:bottom w:val="single" w:sz="8" w:space="0" w:color="000000"/>
              <w:right w:val="single" w:sz="8" w:space="0" w:color="000000"/>
            </w:tcBorders>
            <w:shd w:val="clear" w:color="auto" w:fill="AFABAB"/>
            <w:tcMar>
              <w:top w:w="14" w:type="dxa"/>
              <w:left w:w="14" w:type="dxa"/>
              <w:bottom w:w="0" w:type="dxa"/>
              <w:right w:w="14" w:type="dxa"/>
            </w:tcMar>
            <w:vAlign w:val="center"/>
            <w:hideMark/>
          </w:tcPr>
          <w:p w14:paraId="1AEBEB19" w14:textId="77777777" w:rsidR="00FD56FD" w:rsidRPr="006F05ED" w:rsidRDefault="00FD56FD" w:rsidP="00116148">
            <w:pPr>
              <w:jc w:val="center"/>
              <w:rPr>
                <w:rFonts w:cstheme="minorHAnsi"/>
              </w:rPr>
            </w:pPr>
            <w:r w:rsidRPr="006F05ED">
              <w:rPr>
                <w:rFonts w:cstheme="minorHAnsi"/>
                <w:b/>
                <w:bCs/>
                <w:lang w:val="en-US"/>
              </w:rPr>
              <w:t>Calibration Factor</w:t>
            </w:r>
          </w:p>
        </w:tc>
        <w:tc>
          <w:tcPr>
            <w:tcW w:w="976" w:type="dxa"/>
            <w:tcBorders>
              <w:top w:val="single" w:sz="8" w:space="0" w:color="000000"/>
              <w:left w:val="single" w:sz="8" w:space="0" w:color="000000"/>
              <w:bottom w:val="single" w:sz="8" w:space="0" w:color="000000"/>
              <w:right w:val="single" w:sz="8" w:space="0" w:color="000000"/>
            </w:tcBorders>
            <w:shd w:val="clear" w:color="auto" w:fill="AFABAB"/>
            <w:tcMar>
              <w:top w:w="14" w:type="dxa"/>
              <w:left w:w="14" w:type="dxa"/>
              <w:bottom w:w="0" w:type="dxa"/>
              <w:right w:w="14" w:type="dxa"/>
            </w:tcMar>
            <w:vAlign w:val="center"/>
            <w:hideMark/>
          </w:tcPr>
          <w:p w14:paraId="67A6D47A" w14:textId="77777777" w:rsidR="00FD56FD" w:rsidRPr="006F05ED" w:rsidRDefault="00FD56FD" w:rsidP="00116148">
            <w:pPr>
              <w:jc w:val="center"/>
              <w:rPr>
                <w:rFonts w:cstheme="minorHAnsi"/>
              </w:rPr>
            </w:pPr>
            <w:r w:rsidRPr="006F05ED">
              <w:rPr>
                <w:rFonts w:cstheme="minorHAnsi"/>
                <w:b/>
                <w:bCs/>
                <w:lang w:val="en-US"/>
              </w:rPr>
              <w:t>Year</w:t>
            </w:r>
          </w:p>
        </w:tc>
        <w:tc>
          <w:tcPr>
            <w:tcW w:w="1523" w:type="dxa"/>
            <w:tcBorders>
              <w:top w:val="single" w:sz="8" w:space="0" w:color="000000"/>
              <w:left w:val="single" w:sz="8" w:space="0" w:color="000000"/>
              <w:bottom w:val="single" w:sz="8" w:space="0" w:color="000000"/>
              <w:right w:val="single" w:sz="8" w:space="0" w:color="000000"/>
            </w:tcBorders>
            <w:shd w:val="clear" w:color="auto" w:fill="AFABAB"/>
            <w:tcMar>
              <w:top w:w="14" w:type="dxa"/>
              <w:left w:w="14" w:type="dxa"/>
              <w:bottom w:w="0" w:type="dxa"/>
              <w:right w:w="14" w:type="dxa"/>
            </w:tcMar>
            <w:vAlign w:val="center"/>
            <w:hideMark/>
          </w:tcPr>
          <w:p w14:paraId="06324795" w14:textId="77777777" w:rsidR="00FD56FD" w:rsidRPr="006F05ED" w:rsidRDefault="00FD56FD" w:rsidP="00116148">
            <w:pPr>
              <w:jc w:val="center"/>
              <w:rPr>
                <w:rFonts w:cstheme="minorHAnsi"/>
              </w:rPr>
            </w:pPr>
            <w:r w:rsidRPr="006F05ED">
              <w:rPr>
                <w:rFonts w:cstheme="minorHAnsi"/>
                <w:b/>
                <w:bCs/>
                <w:lang w:val="en-US"/>
              </w:rPr>
              <w:t>Age (years)</w:t>
            </w:r>
          </w:p>
        </w:tc>
        <w:tc>
          <w:tcPr>
            <w:tcW w:w="1524" w:type="dxa"/>
            <w:tcBorders>
              <w:top w:val="single" w:sz="8" w:space="0" w:color="000000"/>
              <w:left w:val="single" w:sz="8" w:space="0" w:color="000000"/>
              <w:bottom w:val="single" w:sz="8" w:space="0" w:color="000000"/>
              <w:right w:val="single" w:sz="8" w:space="0" w:color="000000"/>
            </w:tcBorders>
            <w:shd w:val="clear" w:color="auto" w:fill="AFABAB"/>
            <w:tcMar>
              <w:top w:w="14" w:type="dxa"/>
              <w:left w:w="14" w:type="dxa"/>
              <w:bottom w:w="0" w:type="dxa"/>
              <w:right w:w="14" w:type="dxa"/>
            </w:tcMar>
            <w:vAlign w:val="center"/>
            <w:hideMark/>
          </w:tcPr>
          <w:p w14:paraId="51F0CAE3" w14:textId="77777777" w:rsidR="00FD56FD" w:rsidRPr="006F05ED" w:rsidRDefault="00FD56FD" w:rsidP="00116148">
            <w:pPr>
              <w:jc w:val="center"/>
              <w:rPr>
                <w:rFonts w:cstheme="minorHAnsi"/>
              </w:rPr>
            </w:pPr>
            <w:r w:rsidRPr="006F05ED">
              <w:rPr>
                <w:rFonts w:cstheme="minorHAnsi"/>
                <w:b/>
                <w:bCs/>
                <w:lang w:val="en-US"/>
              </w:rPr>
              <w:t>Estimate</w:t>
            </w:r>
          </w:p>
        </w:tc>
        <w:tc>
          <w:tcPr>
            <w:tcW w:w="1524" w:type="dxa"/>
            <w:tcBorders>
              <w:top w:val="single" w:sz="8" w:space="0" w:color="000000"/>
              <w:left w:val="single" w:sz="8" w:space="0" w:color="000000"/>
              <w:bottom w:val="single" w:sz="8" w:space="0" w:color="000000"/>
              <w:right w:val="single" w:sz="8" w:space="0" w:color="000000"/>
            </w:tcBorders>
            <w:shd w:val="clear" w:color="auto" w:fill="AFABAB"/>
            <w:tcMar>
              <w:top w:w="14" w:type="dxa"/>
              <w:left w:w="14" w:type="dxa"/>
              <w:bottom w:w="0" w:type="dxa"/>
              <w:right w:w="14" w:type="dxa"/>
            </w:tcMar>
            <w:vAlign w:val="center"/>
            <w:hideMark/>
          </w:tcPr>
          <w:p w14:paraId="1DA4434E" w14:textId="77777777" w:rsidR="00FD56FD" w:rsidRPr="006F05ED" w:rsidRDefault="00FD56FD" w:rsidP="00116148">
            <w:pPr>
              <w:jc w:val="center"/>
              <w:rPr>
                <w:rFonts w:cstheme="minorHAnsi"/>
              </w:rPr>
            </w:pPr>
            <w:r w:rsidRPr="006F05ED">
              <w:rPr>
                <w:rFonts w:cstheme="minorHAnsi"/>
                <w:b/>
                <w:bCs/>
                <w:lang w:val="en-US"/>
              </w:rPr>
              <w:t>Lower bound</w:t>
            </w:r>
          </w:p>
        </w:tc>
        <w:tc>
          <w:tcPr>
            <w:tcW w:w="1524" w:type="dxa"/>
            <w:tcBorders>
              <w:top w:val="single" w:sz="8" w:space="0" w:color="000000"/>
              <w:left w:val="single" w:sz="8" w:space="0" w:color="000000"/>
              <w:bottom w:val="single" w:sz="8" w:space="0" w:color="000000"/>
              <w:right w:val="single" w:sz="8" w:space="0" w:color="000000"/>
            </w:tcBorders>
            <w:shd w:val="clear" w:color="auto" w:fill="AFABAB"/>
            <w:tcMar>
              <w:top w:w="14" w:type="dxa"/>
              <w:left w:w="14" w:type="dxa"/>
              <w:bottom w:w="0" w:type="dxa"/>
              <w:right w:w="14" w:type="dxa"/>
            </w:tcMar>
            <w:vAlign w:val="center"/>
            <w:hideMark/>
          </w:tcPr>
          <w:p w14:paraId="41B6BCD6" w14:textId="77777777" w:rsidR="00FD56FD" w:rsidRPr="006F05ED" w:rsidRDefault="00FD56FD" w:rsidP="00116148">
            <w:pPr>
              <w:jc w:val="center"/>
              <w:rPr>
                <w:rFonts w:cstheme="minorHAnsi"/>
              </w:rPr>
            </w:pPr>
            <w:r w:rsidRPr="006F05ED">
              <w:rPr>
                <w:rFonts w:cstheme="minorHAnsi"/>
                <w:b/>
                <w:bCs/>
                <w:lang w:val="en-US"/>
              </w:rPr>
              <w:t>Upper bound</w:t>
            </w:r>
          </w:p>
        </w:tc>
      </w:tr>
      <w:tr w:rsidR="00FD56FD" w:rsidRPr="006F05ED" w14:paraId="2A4A9E2F" w14:textId="77777777" w:rsidTr="00116148">
        <w:trPr>
          <w:trHeight w:val="67"/>
        </w:trPr>
        <w:tc>
          <w:tcPr>
            <w:tcW w:w="2157"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hideMark/>
          </w:tcPr>
          <w:p w14:paraId="68D5F53B" w14:textId="77777777" w:rsidR="00FD56FD" w:rsidRPr="006F05ED" w:rsidRDefault="00FD56FD" w:rsidP="00116148">
            <w:pPr>
              <w:jc w:val="center"/>
              <w:rPr>
                <w:rFonts w:cstheme="minorHAnsi"/>
              </w:rPr>
            </w:pPr>
            <w:r w:rsidRPr="006F05ED">
              <w:rPr>
                <w:rFonts w:cstheme="minorHAnsi"/>
                <w:lang w:val="en-US"/>
              </w:rPr>
              <w:t>Population size (thousands)</w:t>
            </w:r>
            <w:r w:rsidRPr="006F05ED">
              <w:rPr>
                <w:rFonts w:cstheme="minorHAnsi"/>
                <w:lang w:val="en-US"/>
              </w:rPr>
              <w:fldChar w:fldCharType="begin"/>
            </w:r>
            <w:r w:rsidR="00116148">
              <w:rPr>
                <w:rFonts w:cstheme="minorHAnsi"/>
                <w:lang w:val="en-US"/>
              </w:rPr>
              <w:instrText xml:space="preserve"> ADDIN EN.CITE &lt;EndNote&gt;&lt;Cite ExcludeAuth="1" ExcludeYear="1"&gt;&lt;RecNum&gt;60&lt;/RecNum&gt;&lt;DisplayText&gt;&lt;style face="superscript"&gt;3&lt;/style&gt;&lt;/DisplayText&gt;&lt;record&gt;&lt;rec-number&gt;60&lt;/rec-number&gt;&lt;foreign-keys&gt;&lt;key app="EN" db-id="trz95war0aw557ea9zs5w5p8p0ssdtrxsd5s" timestamp="1397052325"&gt;60&lt;/key&gt;&lt;/foreign-keys&gt;&lt;ref-type name="Web Page"&gt;12&lt;/ref-type&gt;&lt;contributors&gt;&lt;/contributors&gt;&lt;titles&gt;&lt;title&gt;World Population Prospects: The 2012 Revision, Highlights and Advance Tables. ESA/P/WP.228&lt;/title&gt;&lt;/titles&gt;&lt;dates&gt;&lt;/dates&gt;&lt;publisher&gt;United Nations, Department of Economic and Social Affairs, Population Division (2013)&lt;/publisher&gt;&lt;urls&gt;&lt;/urls&gt;&lt;/record&gt;&lt;/Cite&gt;&lt;/EndNote&gt;</w:instrText>
            </w:r>
            <w:r w:rsidRPr="006F05ED">
              <w:rPr>
                <w:rFonts w:cstheme="minorHAnsi"/>
                <w:lang w:val="en-US"/>
              </w:rPr>
              <w:fldChar w:fldCharType="separate"/>
            </w:r>
            <w:r w:rsidR="00116148" w:rsidRPr="00116148">
              <w:rPr>
                <w:rFonts w:cstheme="minorHAnsi"/>
                <w:noProof/>
                <w:vertAlign w:val="superscript"/>
                <w:lang w:val="en-US"/>
              </w:rPr>
              <w:t>3</w:t>
            </w:r>
            <w:r w:rsidRPr="006F05ED">
              <w:rPr>
                <w:rFonts w:cstheme="minorHAnsi"/>
                <w:lang w:val="en-US"/>
              </w:rPr>
              <w:fldChar w:fldCharType="end"/>
            </w:r>
          </w:p>
        </w:tc>
        <w:tc>
          <w:tcPr>
            <w:tcW w:w="976"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32DD722" w14:textId="77777777" w:rsidR="00FD56FD" w:rsidRPr="006F05ED" w:rsidRDefault="00FD56FD" w:rsidP="00116148">
            <w:pPr>
              <w:jc w:val="center"/>
              <w:rPr>
                <w:rFonts w:cstheme="minorHAnsi"/>
              </w:rPr>
            </w:pPr>
            <w:r w:rsidRPr="006F05ED">
              <w:rPr>
                <w:rFonts w:cstheme="minorHAnsi"/>
                <w:lang w:val="en-US"/>
              </w:rPr>
              <w:t>2010</w:t>
            </w: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0A33979" w14:textId="77777777" w:rsidR="00FD56FD" w:rsidRPr="006F05ED" w:rsidRDefault="00FD56FD" w:rsidP="00116148">
            <w:pPr>
              <w:jc w:val="center"/>
              <w:rPr>
                <w:rFonts w:cstheme="minorHAnsi"/>
              </w:rPr>
            </w:pPr>
            <w:r w:rsidRPr="006F05ED">
              <w:rPr>
                <w:rFonts w:cstheme="minorHAnsi"/>
                <w:lang w:val="en-US"/>
              </w:rPr>
              <w:t>0-14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50E0B631" w14:textId="77777777" w:rsidR="00FD56FD" w:rsidRPr="006F05ED" w:rsidRDefault="00FD56FD" w:rsidP="00116148">
            <w:pPr>
              <w:jc w:val="center"/>
              <w:rPr>
                <w:rFonts w:cstheme="minorHAnsi"/>
              </w:rPr>
            </w:pPr>
            <w:r w:rsidRPr="006F05ED">
              <w:rPr>
                <w:rFonts w:cstheme="minorHAnsi"/>
                <w:lang w:val="en-US"/>
              </w:rPr>
              <w:t>246707</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57BA4A78" w14:textId="77777777" w:rsidR="00FD56FD" w:rsidRPr="006F05ED" w:rsidRDefault="00FD56FD" w:rsidP="00116148">
            <w:pPr>
              <w:jc w:val="center"/>
              <w:rPr>
                <w:rFonts w:cstheme="minorHAnsi"/>
              </w:rPr>
            </w:pPr>
            <w:r w:rsidRPr="006F05ED">
              <w:rPr>
                <w:rFonts w:cstheme="minorHAnsi"/>
                <w:lang w:val="en-US"/>
              </w:rPr>
              <w:t>n/a</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0C7C12D" w14:textId="77777777" w:rsidR="00FD56FD" w:rsidRPr="006F05ED" w:rsidRDefault="00FD56FD" w:rsidP="00116148">
            <w:pPr>
              <w:jc w:val="center"/>
              <w:rPr>
                <w:rFonts w:cstheme="minorHAnsi"/>
              </w:rPr>
            </w:pPr>
            <w:r w:rsidRPr="006F05ED">
              <w:rPr>
                <w:rFonts w:cstheme="minorHAnsi"/>
                <w:lang w:val="en-US"/>
              </w:rPr>
              <w:t>n/a</w:t>
            </w:r>
          </w:p>
        </w:tc>
      </w:tr>
      <w:tr w:rsidR="00FD56FD" w:rsidRPr="006F05ED" w14:paraId="242E866B"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BA34BD1"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12A04321"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93C174A" w14:textId="77777777" w:rsidR="00FD56FD" w:rsidRPr="006F05ED" w:rsidRDefault="00FD56FD" w:rsidP="00116148">
            <w:pPr>
              <w:jc w:val="center"/>
              <w:rPr>
                <w:rFonts w:cstheme="minorHAnsi"/>
              </w:rPr>
            </w:pPr>
            <w:r w:rsidRPr="006F05ED">
              <w:rPr>
                <w:rFonts w:cstheme="minorHAnsi"/>
                <w:lang w:val="en-US"/>
              </w:rPr>
              <w:t>15-54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156449C" w14:textId="77777777" w:rsidR="00FD56FD" w:rsidRPr="006F05ED" w:rsidRDefault="00FD56FD" w:rsidP="00116148">
            <w:pPr>
              <w:jc w:val="center"/>
              <w:rPr>
                <w:rFonts w:cstheme="minorHAnsi"/>
              </w:rPr>
            </w:pPr>
            <w:r w:rsidRPr="006F05ED">
              <w:rPr>
                <w:rFonts w:cstheme="minorHAnsi"/>
                <w:lang w:val="en-US"/>
              </w:rPr>
              <w:t>863710</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592B62A" w14:textId="77777777" w:rsidR="00FD56FD" w:rsidRPr="006F05ED" w:rsidRDefault="00FD56FD" w:rsidP="00116148">
            <w:pPr>
              <w:jc w:val="center"/>
              <w:rPr>
                <w:rFonts w:cstheme="minorHAnsi"/>
              </w:rPr>
            </w:pPr>
            <w:r w:rsidRPr="006F05ED">
              <w:rPr>
                <w:rFonts w:cstheme="minorHAnsi"/>
                <w:lang w:val="en-US"/>
              </w:rPr>
              <w:t>n/a</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8634A84" w14:textId="77777777" w:rsidR="00FD56FD" w:rsidRPr="006F05ED" w:rsidRDefault="00FD56FD" w:rsidP="00116148">
            <w:pPr>
              <w:jc w:val="center"/>
              <w:rPr>
                <w:rFonts w:cstheme="minorHAnsi"/>
              </w:rPr>
            </w:pPr>
            <w:r w:rsidRPr="006F05ED">
              <w:rPr>
                <w:rFonts w:cstheme="minorHAnsi"/>
                <w:lang w:val="en-US"/>
              </w:rPr>
              <w:t>n/a</w:t>
            </w:r>
          </w:p>
        </w:tc>
      </w:tr>
      <w:tr w:rsidR="00FD56FD" w:rsidRPr="006F05ED" w14:paraId="49A40076"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7E76FE5"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74BC606E"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9CC5DA9" w14:textId="77777777" w:rsidR="00FD56FD" w:rsidRPr="006F05ED" w:rsidRDefault="00FD56FD" w:rsidP="00116148">
            <w:pPr>
              <w:jc w:val="center"/>
              <w:rPr>
                <w:rFonts w:cstheme="minorHAnsi"/>
              </w:rPr>
            </w:pPr>
            <w:r w:rsidRPr="006F05ED">
              <w:rPr>
                <w:rFonts w:cstheme="minorHAnsi"/>
                <w:lang w:val="en-US"/>
              </w:rPr>
              <w:t>55-64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032066B" w14:textId="77777777" w:rsidR="00FD56FD" w:rsidRPr="006F05ED" w:rsidRDefault="00FD56FD" w:rsidP="00116148">
            <w:pPr>
              <w:jc w:val="center"/>
              <w:rPr>
                <w:rFonts w:cstheme="minorHAnsi"/>
              </w:rPr>
            </w:pPr>
            <w:r w:rsidRPr="006F05ED">
              <w:rPr>
                <w:rFonts w:cstheme="minorHAnsi"/>
                <w:lang w:val="en-US"/>
              </w:rPr>
              <w:t>135859</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A2D119D" w14:textId="77777777" w:rsidR="00FD56FD" w:rsidRPr="006F05ED" w:rsidRDefault="00FD56FD" w:rsidP="00116148">
            <w:pPr>
              <w:jc w:val="center"/>
              <w:rPr>
                <w:rFonts w:cstheme="minorHAnsi"/>
              </w:rPr>
            </w:pPr>
            <w:r w:rsidRPr="006F05ED">
              <w:rPr>
                <w:rFonts w:cstheme="minorHAnsi"/>
                <w:lang w:val="en-US"/>
              </w:rPr>
              <w:t>n/a</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E09663C" w14:textId="77777777" w:rsidR="00FD56FD" w:rsidRPr="006F05ED" w:rsidRDefault="00FD56FD" w:rsidP="00116148">
            <w:pPr>
              <w:jc w:val="center"/>
              <w:rPr>
                <w:rFonts w:cstheme="minorHAnsi"/>
              </w:rPr>
            </w:pPr>
            <w:r w:rsidRPr="006F05ED">
              <w:rPr>
                <w:rFonts w:cstheme="minorHAnsi"/>
                <w:lang w:val="en-US"/>
              </w:rPr>
              <w:t>n/a</w:t>
            </w:r>
          </w:p>
        </w:tc>
      </w:tr>
      <w:tr w:rsidR="00FD56FD" w:rsidRPr="006F05ED" w14:paraId="57BFE367"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B281AA"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62252595"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61FA244" w14:textId="77777777" w:rsidR="00FD56FD" w:rsidRPr="006F05ED" w:rsidRDefault="00FD56FD" w:rsidP="00116148">
            <w:pPr>
              <w:jc w:val="center"/>
              <w:rPr>
                <w:rFonts w:cstheme="minorHAnsi"/>
              </w:rPr>
            </w:pPr>
            <w:r w:rsidRPr="006F05ED">
              <w:rPr>
                <w:rFonts w:cstheme="minorHAnsi"/>
                <w:lang w:val="en-US"/>
              </w:rPr>
              <w:t>65+</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6A0DC13" w14:textId="77777777" w:rsidR="00FD56FD" w:rsidRPr="006F05ED" w:rsidRDefault="00FD56FD" w:rsidP="00116148">
            <w:pPr>
              <w:jc w:val="center"/>
              <w:rPr>
                <w:rFonts w:cstheme="minorHAnsi"/>
              </w:rPr>
            </w:pPr>
            <w:r w:rsidRPr="006F05ED">
              <w:rPr>
                <w:rFonts w:cstheme="minorHAnsi"/>
                <w:lang w:val="en-US"/>
              </w:rPr>
              <w:t>113546</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427A8C9" w14:textId="77777777" w:rsidR="00FD56FD" w:rsidRPr="006F05ED" w:rsidRDefault="00FD56FD" w:rsidP="00116148">
            <w:pPr>
              <w:jc w:val="center"/>
              <w:rPr>
                <w:rFonts w:cstheme="minorHAnsi"/>
              </w:rPr>
            </w:pPr>
            <w:r w:rsidRPr="006F05ED">
              <w:rPr>
                <w:rFonts w:cstheme="minorHAnsi"/>
                <w:lang w:val="en-US"/>
              </w:rPr>
              <w:t>n/a</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082DF5E" w14:textId="77777777" w:rsidR="00FD56FD" w:rsidRPr="006F05ED" w:rsidRDefault="00FD56FD" w:rsidP="00116148">
            <w:pPr>
              <w:jc w:val="center"/>
              <w:rPr>
                <w:rFonts w:cstheme="minorHAnsi"/>
              </w:rPr>
            </w:pPr>
            <w:r w:rsidRPr="006F05ED">
              <w:rPr>
                <w:rFonts w:cstheme="minorHAnsi"/>
                <w:lang w:val="en-US"/>
              </w:rPr>
              <w:t>n/a</w:t>
            </w:r>
          </w:p>
        </w:tc>
      </w:tr>
      <w:tr w:rsidR="00FD56FD" w:rsidRPr="006F05ED" w14:paraId="560F8686"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83C07B" w14:textId="77777777" w:rsidR="00FD56FD" w:rsidRPr="006F05ED" w:rsidRDefault="00FD56FD" w:rsidP="00116148">
            <w:pPr>
              <w:jc w:val="center"/>
              <w:rPr>
                <w:rFonts w:cstheme="minorHAnsi"/>
              </w:rPr>
            </w:pPr>
          </w:p>
        </w:tc>
        <w:tc>
          <w:tcPr>
            <w:tcW w:w="976"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47C1543" w14:textId="77777777" w:rsidR="00FD56FD" w:rsidRPr="006F05ED" w:rsidRDefault="00FD56FD" w:rsidP="00116148">
            <w:pPr>
              <w:jc w:val="center"/>
              <w:rPr>
                <w:rFonts w:cstheme="minorHAnsi"/>
              </w:rPr>
            </w:pPr>
            <w:r w:rsidRPr="006F05ED">
              <w:rPr>
                <w:rFonts w:cstheme="minorHAnsi"/>
                <w:lang w:val="en-US"/>
              </w:rPr>
              <w:t>2050</w:t>
            </w: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7487870" w14:textId="77777777" w:rsidR="00FD56FD" w:rsidRPr="006F05ED" w:rsidRDefault="00FD56FD" w:rsidP="00116148">
            <w:pPr>
              <w:jc w:val="center"/>
              <w:rPr>
                <w:rFonts w:cstheme="minorHAnsi"/>
              </w:rPr>
            </w:pPr>
            <w:r w:rsidRPr="006F05ED">
              <w:rPr>
                <w:rFonts w:cstheme="minorHAnsi"/>
                <w:lang w:val="en-US"/>
              </w:rPr>
              <w:t>0-14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2415D5F" w14:textId="77777777" w:rsidR="00FD56FD" w:rsidRPr="006F05ED" w:rsidRDefault="00FD56FD" w:rsidP="00116148">
            <w:pPr>
              <w:jc w:val="center"/>
              <w:rPr>
                <w:rFonts w:cstheme="minorHAnsi"/>
              </w:rPr>
            </w:pPr>
            <w:r w:rsidRPr="006F05ED">
              <w:rPr>
                <w:rFonts w:cstheme="minorHAnsi"/>
                <w:lang w:val="en-US"/>
              </w:rPr>
              <w:t>204187</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0A7C295" w14:textId="77777777" w:rsidR="00FD56FD" w:rsidRPr="006F05ED" w:rsidRDefault="00FD56FD" w:rsidP="00116148">
            <w:pPr>
              <w:jc w:val="center"/>
              <w:rPr>
                <w:rFonts w:cstheme="minorHAnsi"/>
              </w:rPr>
            </w:pPr>
            <w:r w:rsidRPr="006F05ED">
              <w:rPr>
                <w:rFonts w:cstheme="minorHAnsi"/>
                <w:lang w:val="en-US"/>
              </w:rPr>
              <w:t>124968</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EE08308" w14:textId="77777777" w:rsidR="00FD56FD" w:rsidRPr="006F05ED" w:rsidRDefault="00FD56FD" w:rsidP="00116148">
            <w:pPr>
              <w:jc w:val="center"/>
              <w:rPr>
                <w:rFonts w:cstheme="minorHAnsi"/>
              </w:rPr>
            </w:pPr>
            <w:r w:rsidRPr="006F05ED">
              <w:rPr>
                <w:rFonts w:cstheme="minorHAnsi"/>
                <w:lang w:val="en-US"/>
              </w:rPr>
              <w:t>300552</w:t>
            </w:r>
          </w:p>
        </w:tc>
      </w:tr>
      <w:tr w:rsidR="00FD56FD" w:rsidRPr="006F05ED" w14:paraId="595F1D10"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A89A7F"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5B3BCF7B"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0937741" w14:textId="77777777" w:rsidR="00FD56FD" w:rsidRPr="006F05ED" w:rsidRDefault="00FD56FD" w:rsidP="00116148">
            <w:pPr>
              <w:jc w:val="center"/>
              <w:rPr>
                <w:rFonts w:cstheme="minorHAnsi"/>
              </w:rPr>
            </w:pPr>
            <w:r w:rsidRPr="006F05ED">
              <w:rPr>
                <w:rFonts w:cstheme="minorHAnsi"/>
                <w:lang w:val="en-US"/>
              </w:rPr>
              <w:t>15-54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5452BCB9" w14:textId="77777777" w:rsidR="00FD56FD" w:rsidRPr="006F05ED" w:rsidRDefault="00FD56FD" w:rsidP="00116148">
            <w:pPr>
              <w:jc w:val="center"/>
              <w:rPr>
                <w:rFonts w:cstheme="minorHAnsi"/>
              </w:rPr>
            </w:pPr>
            <w:r w:rsidRPr="006F05ED">
              <w:rPr>
                <w:rFonts w:cstheme="minorHAnsi"/>
                <w:lang w:val="en-US"/>
              </w:rPr>
              <w:t>623982</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51EE352" w14:textId="77777777" w:rsidR="00FD56FD" w:rsidRPr="006F05ED" w:rsidRDefault="00FD56FD" w:rsidP="00116148">
            <w:pPr>
              <w:jc w:val="center"/>
              <w:rPr>
                <w:rFonts w:cstheme="minorHAnsi"/>
              </w:rPr>
            </w:pPr>
            <w:r w:rsidRPr="006F05ED">
              <w:rPr>
                <w:rFonts w:cstheme="minorHAnsi"/>
                <w:lang w:val="en-US"/>
              </w:rPr>
              <w:t>527054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D0379AA" w14:textId="77777777" w:rsidR="00FD56FD" w:rsidRPr="006F05ED" w:rsidRDefault="00FD56FD" w:rsidP="00116148">
            <w:pPr>
              <w:jc w:val="center"/>
              <w:rPr>
                <w:rFonts w:cstheme="minorHAnsi"/>
              </w:rPr>
            </w:pPr>
            <w:r w:rsidRPr="006F05ED">
              <w:rPr>
                <w:rFonts w:cstheme="minorHAnsi"/>
                <w:lang w:val="en-US"/>
              </w:rPr>
              <w:t>722200</w:t>
            </w:r>
          </w:p>
        </w:tc>
      </w:tr>
      <w:tr w:rsidR="00FD56FD" w:rsidRPr="006F05ED" w14:paraId="0914E4A3"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EAD265"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3B962F87"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BAA28C9" w14:textId="77777777" w:rsidR="00FD56FD" w:rsidRPr="006F05ED" w:rsidRDefault="00FD56FD" w:rsidP="00116148">
            <w:pPr>
              <w:jc w:val="center"/>
              <w:rPr>
                <w:rFonts w:cstheme="minorHAnsi"/>
              </w:rPr>
            </w:pPr>
            <w:r w:rsidRPr="006F05ED">
              <w:rPr>
                <w:rFonts w:cstheme="minorHAnsi"/>
                <w:lang w:val="en-US"/>
              </w:rPr>
              <w:t>55-64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9EB5939" w14:textId="77777777" w:rsidR="00FD56FD" w:rsidRPr="006F05ED" w:rsidRDefault="00FD56FD" w:rsidP="00116148">
            <w:pPr>
              <w:jc w:val="center"/>
              <w:rPr>
                <w:rFonts w:cstheme="minorHAnsi"/>
              </w:rPr>
            </w:pPr>
            <w:r w:rsidRPr="006F05ED">
              <w:rPr>
                <w:rFonts w:cstheme="minorHAnsi"/>
                <w:lang w:val="en-US"/>
              </w:rPr>
              <w:t>225492</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4CAAE01" w14:textId="77777777" w:rsidR="00FD56FD" w:rsidRPr="006F05ED" w:rsidRDefault="00FD56FD" w:rsidP="00116148">
            <w:pPr>
              <w:jc w:val="center"/>
              <w:rPr>
                <w:rFonts w:cstheme="minorHAnsi"/>
              </w:rPr>
            </w:pPr>
            <w:r w:rsidRPr="006F05ED">
              <w:rPr>
                <w:rFonts w:cstheme="minorHAnsi"/>
                <w:lang w:val="en-US"/>
              </w:rPr>
              <w:t>202943</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E825573" w14:textId="77777777" w:rsidR="00FD56FD" w:rsidRPr="006F05ED" w:rsidRDefault="00FD56FD" w:rsidP="00116148">
            <w:pPr>
              <w:jc w:val="center"/>
              <w:rPr>
                <w:rFonts w:cstheme="minorHAnsi"/>
              </w:rPr>
            </w:pPr>
            <w:r w:rsidRPr="006F05ED">
              <w:rPr>
                <w:rFonts w:cstheme="minorHAnsi"/>
                <w:lang w:val="en-US"/>
              </w:rPr>
              <w:t>2480414</w:t>
            </w:r>
          </w:p>
        </w:tc>
      </w:tr>
      <w:tr w:rsidR="00FD56FD" w:rsidRPr="006F05ED" w14:paraId="2EBCC2C9"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93FC1D"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253B8F2C"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8F04C05" w14:textId="77777777" w:rsidR="00FD56FD" w:rsidRPr="006F05ED" w:rsidRDefault="00FD56FD" w:rsidP="00116148">
            <w:pPr>
              <w:jc w:val="center"/>
              <w:rPr>
                <w:rFonts w:cstheme="minorHAnsi"/>
              </w:rPr>
            </w:pPr>
            <w:r w:rsidRPr="006F05ED">
              <w:rPr>
                <w:rFonts w:cstheme="minorHAnsi"/>
                <w:lang w:val="en-US"/>
              </w:rPr>
              <w:t>65+</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5A15AA2" w14:textId="77777777" w:rsidR="00FD56FD" w:rsidRPr="006F05ED" w:rsidRDefault="00FD56FD" w:rsidP="00116148">
            <w:pPr>
              <w:jc w:val="center"/>
              <w:rPr>
                <w:rFonts w:cstheme="minorHAnsi"/>
              </w:rPr>
            </w:pPr>
            <w:r w:rsidRPr="006F05ED">
              <w:rPr>
                <w:rFonts w:cstheme="minorHAnsi"/>
                <w:lang w:val="en-US"/>
              </w:rPr>
              <w:t>331315</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A1ECFFF" w14:textId="77777777" w:rsidR="00FD56FD" w:rsidRPr="006F05ED" w:rsidRDefault="00FD56FD" w:rsidP="00116148">
            <w:pPr>
              <w:jc w:val="center"/>
              <w:rPr>
                <w:rFonts w:cstheme="minorHAnsi"/>
              </w:rPr>
            </w:pPr>
            <w:r w:rsidRPr="006F05ED">
              <w:rPr>
                <w:rFonts w:cstheme="minorHAnsi"/>
                <w:lang w:val="en-US"/>
              </w:rPr>
              <w:t>298184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5B1E26A1" w14:textId="77777777" w:rsidR="00FD56FD" w:rsidRPr="006F05ED" w:rsidRDefault="00FD56FD" w:rsidP="00116148">
            <w:pPr>
              <w:jc w:val="center"/>
              <w:rPr>
                <w:rFonts w:cstheme="minorHAnsi"/>
              </w:rPr>
            </w:pPr>
            <w:r w:rsidRPr="006F05ED">
              <w:rPr>
                <w:rFonts w:cstheme="minorHAnsi"/>
                <w:lang w:val="en-US"/>
              </w:rPr>
              <w:t>364447</w:t>
            </w:r>
          </w:p>
        </w:tc>
      </w:tr>
      <w:tr w:rsidR="00FD56FD" w:rsidRPr="006F05ED" w14:paraId="62253436" w14:textId="77777777" w:rsidTr="00116148">
        <w:trPr>
          <w:trHeight w:val="341"/>
        </w:trPr>
        <w:tc>
          <w:tcPr>
            <w:tcW w:w="2157"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hideMark/>
          </w:tcPr>
          <w:p w14:paraId="1A8959C3" w14:textId="77777777" w:rsidR="00FD56FD" w:rsidRPr="006F05ED" w:rsidRDefault="00B93066" w:rsidP="00116148">
            <w:pPr>
              <w:jc w:val="center"/>
              <w:rPr>
                <w:rFonts w:cstheme="minorHAnsi"/>
              </w:rPr>
            </w:pPr>
            <w:r>
              <w:rPr>
                <w:rFonts w:cstheme="minorHAnsi"/>
                <w:lang w:val="en-US"/>
              </w:rPr>
              <w:t>All</w:t>
            </w:r>
            <w:r w:rsidR="00FD56FD" w:rsidRPr="006F05ED">
              <w:rPr>
                <w:rFonts w:cstheme="minorHAnsi"/>
                <w:lang w:val="en-US"/>
              </w:rPr>
              <w:t xml:space="preserve"> TB incidence rate</w:t>
            </w:r>
            <w:r w:rsidR="00FD56FD" w:rsidRPr="006F05ED">
              <w:rPr>
                <w:rStyle w:val="FootnoteReference"/>
                <w:rFonts w:cstheme="minorHAnsi"/>
                <w:lang w:val="en-US"/>
              </w:rPr>
              <w:footnoteReference w:id="1"/>
            </w:r>
          </w:p>
          <w:p w14:paraId="22453EEC" w14:textId="77777777" w:rsidR="00FD56FD" w:rsidRPr="006F05ED" w:rsidRDefault="00FD56FD" w:rsidP="00116148">
            <w:pPr>
              <w:jc w:val="center"/>
              <w:rPr>
                <w:rFonts w:cstheme="minorHAnsi"/>
              </w:rPr>
            </w:pPr>
            <w:r w:rsidRPr="006F05ED">
              <w:rPr>
                <w:rFonts w:cstheme="minorHAnsi"/>
                <w:lang w:val="en-US"/>
              </w:rPr>
              <w:t>(/100,000/yr)</w:t>
            </w:r>
            <w:r w:rsidRPr="006F05ED">
              <w:rPr>
                <w:rFonts w:cstheme="minorHAnsi"/>
                <w:lang w:val="en-US"/>
              </w:rPr>
              <w:fldChar w:fldCharType="begin"/>
            </w:r>
            <w:r w:rsidR="00116148">
              <w:rPr>
                <w:rFonts w:cstheme="minorHAnsi"/>
                <w:lang w:val="en-US"/>
              </w:rPr>
              <w:instrText xml:space="preserve"> ADDIN EN.CITE &lt;EndNote&gt;&lt;Cite&gt;&lt;Author&gt;WHO&lt;/Author&gt;&lt;Year&gt;2013&lt;/Year&gt;&lt;RecNum&gt;59&lt;/RecNum&gt;&lt;DisplayText&gt;&lt;style face="superscript"&gt;2&lt;/style&gt;&lt;/DisplayText&gt;&lt;record&gt;&lt;rec-number&gt;59&lt;/rec-number&gt;&lt;foreign-keys&gt;&lt;key app="EN" db-id="trz95war0aw557ea9zs5w5p8p0ssdtrxsd5s" timestamp="1404719989"&gt;59&lt;/key&gt;&lt;key app="ENWeb" db-id=""&gt;0&lt;/key&gt;&lt;/foreign-keys&gt;&lt;ref-type name="Journal Article"&gt;17&lt;/ref-type&gt;&lt;contributors&gt;&lt;authors&gt;&lt;author&gt;WHO&lt;/author&gt;&lt;/authors&gt;&lt;/contributors&gt;&lt;titles&gt;&lt;title&gt;Global Tuberculosis Report 2013&lt;/title&gt;&lt;/titles&gt;&lt;dates&gt;&lt;year&gt;2013&lt;/year&gt;&lt;/dates&gt;&lt;urls&gt;&lt;related-urls&gt;&lt;url&gt;http://www.who.int/tb/publications/global_report/en/&lt;/url&gt;&lt;/related-urls&gt;&lt;/urls&gt;&lt;/record&gt;&lt;/Cite&gt;&lt;/EndNote&gt;</w:instrText>
            </w:r>
            <w:r w:rsidRPr="006F05ED">
              <w:rPr>
                <w:rFonts w:cstheme="minorHAnsi"/>
                <w:lang w:val="en-US"/>
              </w:rPr>
              <w:fldChar w:fldCharType="separate"/>
            </w:r>
            <w:r w:rsidR="00116148" w:rsidRPr="00116148">
              <w:rPr>
                <w:rFonts w:cstheme="minorHAnsi"/>
                <w:noProof/>
                <w:vertAlign w:val="superscript"/>
                <w:lang w:val="en-US"/>
              </w:rPr>
              <w:t>2</w:t>
            </w:r>
            <w:r w:rsidRPr="006F05ED">
              <w:rPr>
                <w:rFonts w:cstheme="minorHAnsi"/>
                <w:lang w:val="en-US"/>
              </w:rPr>
              <w:fldChar w:fldCharType="end"/>
            </w:r>
          </w:p>
        </w:tc>
        <w:tc>
          <w:tcPr>
            <w:tcW w:w="976"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558B963C" w14:textId="77777777" w:rsidR="00FD56FD" w:rsidRPr="006F05ED" w:rsidRDefault="00FD56FD" w:rsidP="00116148">
            <w:pPr>
              <w:jc w:val="center"/>
              <w:rPr>
                <w:rFonts w:cstheme="minorHAnsi"/>
              </w:rPr>
            </w:pPr>
            <w:r w:rsidRPr="006F05ED">
              <w:rPr>
                <w:rFonts w:cstheme="minorHAnsi"/>
                <w:lang w:val="en-US"/>
              </w:rPr>
              <w:t>2010</w:t>
            </w: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70F65F8" w14:textId="77777777" w:rsidR="00FD56FD" w:rsidRPr="006F05ED" w:rsidRDefault="00FD56FD" w:rsidP="00116148">
            <w:pPr>
              <w:jc w:val="center"/>
              <w:rPr>
                <w:rFonts w:cstheme="minorHAnsi"/>
              </w:rPr>
            </w:pPr>
            <w:r w:rsidRPr="006F05ED">
              <w:rPr>
                <w:rFonts w:cstheme="minorHAnsi"/>
                <w:lang w:val="en-US"/>
              </w:rPr>
              <w:t>0-14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54C7C3B1" w14:textId="77777777" w:rsidR="00FD56FD" w:rsidRPr="006F05ED" w:rsidRDefault="00FD56FD" w:rsidP="00116148">
            <w:pPr>
              <w:jc w:val="center"/>
              <w:rPr>
                <w:rFonts w:cstheme="minorHAnsi"/>
              </w:rPr>
            </w:pPr>
            <w:r w:rsidRPr="006F05ED">
              <w:rPr>
                <w:rFonts w:cstheme="minorHAnsi"/>
                <w:lang w:val="en-US"/>
              </w:rPr>
              <w:t>3.02</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EAB4D06" w14:textId="77777777" w:rsidR="00FD56FD" w:rsidRPr="006F05ED" w:rsidRDefault="00FD56FD" w:rsidP="00116148">
            <w:pPr>
              <w:jc w:val="center"/>
              <w:rPr>
                <w:rFonts w:cstheme="minorHAnsi"/>
              </w:rPr>
            </w:pPr>
            <w:r w:rsidRPr="006F05ED">
              <w:rPr>
                <w:rFonts w:cstheme="minorHAnsi"/>
                <w:lang w:val="en-US"/>
              </w:rPr>
              <w:t>2.65</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5CB68BFC" w14:textId="77777777" w:rsidR="00FD56FD" w:rsidRPr="006F05ED" w:rsidRDefault="00FD56FD" w:rsidP="00116148">
            <w:pPr>
              <w:jc w:val="center"/>
              <w:rPr>
                <w:rFonts w:cstheme="minorHAnsi"/>
              </w:rPr>
            </w:pPr>
            <w:r w:rsidRPr="006F05ED">
              <w:rPr>
                <w:rFonts w:cstheme="minorHAnsi"/>
                <w:lang w:val="en-US"/>
              </w:rPr>
              <w:t>3.41</w:t>
            </w:r>
          </w:p>
        </w:tc>
      </w:tr>
      <w:tr w:rsidR="00FD56FD" w:rsidRPr="006F05ED" w14:paraId="24B6DC13"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50EA83"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634176D5"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178C203" w14:textId="77777777" w:rsidR="00FD56FD" w:rsidRPr="006F05ED" w:rsidRDefault="00FD56FD" w:rsidP="00116148">
            <w:pPr>
              <w:jc w:val="center"/>
              <w:rPr>
                <w:rFonts w:cstheme="minorHAnsi"/>
              </w:rPr>
            </w:pPr>
            <w:r w:rsidRPr="006F05ED">
              <w:rPr>
                <w:rFonts w:cstheme="minorHAnsi"/>
                <w:lang w:val="en-US"/>
              </w:rPr>
              <w:t>15-54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0B7D7DC" w14:textId="77777777" w:rsidR="00FD56FD" w:rsidRPr="006F05ED" w:rsidRDefault="00FD56FD" w:rsidP="00116148">
            <w:pPr>
              <w:jc w:val="center"/>
              <w:rPr>
                <w:rFonts w:cstheme="minorHAnsi"/>
              </w:rPr>
            </w:pPr>
            <w:r w:rsidRPr="006F05ED">
              <w:rPr>
                <w:rFonts w:cstheme="minorHAnsi"/>
                <w:lang w:val="en-US"/>
              </w:rPr>
              <w:t>74.56</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57E10CE7" w14:textId="77777777" w:rsidR="00FD56FD" w:rsidRPr="006F05ED" w:rsidRDefault="00FD56FD" w:rsidP="00116148">
            <w:pPr>
              <w:jc w:val="center"/>
              <w:rPr>
                <w:rFonts w:cstheme="minorHAnsi"/>
              </w:rPr>
            </w:pPr>
            <w:r w:rsidRPr="006F05ED">
              <w:rPr>
                <w:rFonts w:cstheme="minorHAnsi"/>
                <w:lang w:val="en-US"/>
              </w:rPr>
              <w:t>65.43</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FB8EF07" w14:textId="77777777" w:rsidR="00FD56FD" w:rsidRPr="006F05ED" w:rsidRDefault="00FD56FD" w:rsidP="00116148">
            <w:pPr>
              <w:jc w:val="center"/>
              <w:rPr>
                <w:rFonts w:cstheme="minorHAnsi"/>
              </w:rPr>
            </w:pPr>
            <w:r w:rsidRPr="006F05ED">
              <w:rPr>
                <w:rFonts w:cstheme="minorHAnsi"/>
                <w:lang w:val="en-US"/>
              </w:rPr>
              <w:t>84.37</w:t>
            </w:r>
          </w:p>
        </w:tc>
      </w:tr>
      <w:tr w:rsidR="00FD56FD" w:rsidRPr="006F05ED" w14:paraId="5AA5E04D"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259A8C"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3BA6B7F0"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5EB4C2E" w14:textId="77777777" w:rsidR="00FD56FD" w:rsidRPr="006F05ED" w:rsidRDefault="00FD56FD" w:rsidP="00116148">
            <w:pPr>
              <w:jc w:val="center"/>
              <w:rPr>
                <w:rFonts w:cstheme="minorHAnsi"/>
              </w:rPr>
            </w:pPr>
            <w:r w:rsidRPr="006F05ED">
              <w:rPr>
                <w:rFonts w:cstheme="minorHAnsi"/>
                <w:lang w:val="en-US"/>
              </w:rPr>
              <w:t>55-64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ED639F5" w14:textId="77777777" w:rsidR="00FD56FD" w:rsidRPr="006F05ED" w:rsidRDefault="00FD56FD" w:rsidP="00116148">
            <w:pPr>
              <w:jc w:val="center"/>
              <w:rPr>
                <w:rFonts w:cstheme="minorHAnsi"/>
              </w:rPr>
            </w:pPr>
            <w:r w:rsidRPr="006F05ED">
              <w:rPr>
                <w:rFonts w:cstheme="minorHAnsi"/>
                <w:lang w:val="en-US"/>
              </w:rPr>
              <w:t>120.54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B7A3D26" w14:textId="77777777" w:rsidR="00FD56FD" w:rsidRPr="006F05ED" w:rsidRDefault="00FD56FD" w:rsidP="00116148">
            <w:pPr>
              <w:jc w:val="center"/>
              <w:rPr>
                <w:rFonts w:cstheme="minorHAnsi"/>
              </w:rPr>
            </w:pPr>
            <w:r w:rsidRPr="006F05ED">
              <w:rPr>
                <w:rFonts w:cstheme="minorHAnsi"/>
                <w:lang w:val="en-US"/>
              </w:rPr>
              <w:t>105.78</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B88D024" w14:textId="77777777" w:rsidR="00FD56FD" w:rsidRPr="006F05ED" w:rsidRDefault="00FD56FD" w:rsidP="00116148">
            <w:pPr>
              <w:jc w:val="center"/>
              <w:rPr>
                <w:rFonts w:cstheme="minorHAnsi"/>
              </w:rPr>
            </w:pPr>
            <w:r w:rsidRPr="006F05ED">
              <w:rPr>
                <w:rFonts w:cstheme="minorHAnsi"/>
                <w:lang w:val="en-US"/>
              </w:rPr>
              <w:t>136.40</w:t>
            </w:r>
          </w:p>
        </w:tc>
      </w:tr>
      <w:tr w:rsidR="00FD56FD" w:rsidRPr="006F05ED" w14:paraId="131961EC"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9AC10B"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53EC7905"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1EB8D3C" w14:textId="77777777" w:rsidR="00FD56FD" w:rsidRPr="006F05ED" w:rsidRDefault="00FD56FD" w:rsidP="00116148">
            <w:pPr>
              <w:jc w:val="center"/>
              <w:rPr>
                <w:rFonts w:cstheme="minorHAnsi"/>
              </w:rPr>
            </w:pPr>
            <w:r w:rsidRPr="006F05ED">
              <w:rPr>
                <w:rFonts w:cstheme="minorHAnsi"/>
                <w:lang w:val="en-US"/>
              </w:rPr>
              <w:t>65+</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495F729" w14:textId="77777777" w:rsidR="00FD56FD" w:rsidRPr="006F05ED" w:rsidRDefault="00FD56FD" w:rsidP="00116148">
            <w:pPr>
              <w:jc w:val="center"/>
              <w:rPr>
                <w:rFonts w:cstheme="minorHAnsi"/>
              </w:rPr>
            </w:pPr>
            <w:commentRangeStart w:id="34"/>
            <w:r w:rsidRPr="006F05ED">
              <w:rPr>
                <w:rFonts w:cstheme="minorHAnsi"/>
                <w:lang w:val="en-US"/>
              </w:rPr>
              <w:t>165.63</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837BADB" w14:textId="77777777" w:rsidR="00FD56FD" w:rsidRPr="006F05ED" w:rsidRDefault="00FD56FD" w:rsidP="00116148">
            <w:pPr>
              <w:jc w:val="center"/>
              <w:rPr>
                <w:rFonts w:cstheme="minorHAnsi"/>
              </w:rPr>
            </w:pPr>
            <w:r w:rsidRPr="006F05ED">
              <w:rPr>
                <w:rFonts w:cstheme="minorHAnsi"/>
                <w:lang w:val="en-US"/>
              </w:rPr>
              <w:t>145.35</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D085108" w14:textId="77777777" w:rsidR="00FD56FD" w:rsidRPr="006F05ED" w:rsidRDefault="00FD56FD" w:rsidP="00116148">
            <w:pPr>
              <w:jc w:val="center"/>
              <w:rPr>
                <w:rFonts w:cstheme="minorHAnsi"/>
              </w:rPr>
            </w:pPr>
            <w:r w:rsidRPr="006F05ED">
              <w:rPr>
                <w:rFonts w:cstheme="minorHAnsi"/>
                <w:lang w:val="en-US"/>
              </w:rPr>
              <w:t>187.43</w:t>
            </w:r>
            <w:commentRangeEnd w:id="34"/>
            <w:r w:rsidR="00B93066">
              <w:rPr>
                <w:rStyle w:val="CommentReference"/>
              </w:rPr>
              <w:commentReference w:id="34"/>
            </w:r>
          </w:p>
        </w:tc>
      </w:tr>
      <w:tr w:rsidR="00FD56FD" w:rsidRPr="006F05ED" w14:paraId="20CB09D7" w14:textId="77777777" w:rsidTr="00116148">
        <w:trPr>
          <w:trHeight w:val="304"/>
        </w:trPr>
        <w:tc>
          <w:tcPr>
            <w:tcW w:w="2157"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hideMark/>
          </w:tcPr>
          <w:p w14:paraId="4FCE4F2F" w14:textId="77777777" w:rsidR="00FD56FD" w:rsidRPr="006F05ED" w:rsidRDefault="00FD56FD" w:rsidP="00116148">
            <w:pPr>
              <w:jc w:val="center"/>
              <w:rPr>
                <w:rFonts w:cstheme="minorHAnsi"/>
              </w:rPr>
            </w:pPr>
            <w:r w:rsidRPr="006F05ED">
              <w:rPr>
                <w:rFonts w:cstheme="minorHAnsi"/>
                <w:lang w:val="en-US"/>
              </w:rPr>
              <w:lastRenderedPageBreak/>
              <w:t>TB Mortality Rate</w:t>
            </w:r>
          </w:p>
          <w:p w14:paraId="38C09D9C" w14:textId="77777777" w:rsidR="00FD56FD" w:rsidRPr="006F05ED" w:rsidRDefault="00FD56FD" w:rsidP="00116148">
            <w:pPr>
              <w:jc w:val="center"/>
              <w:rPr>
                <w:rFonts w:cstheme="minorHAnsi"/>
              </w:rPr>
            </w:pPr>
            <w:r w:rsidRPr="006F05ED">
              <w:rPr>
                <w:rFonts w:cstheme="minorHAnsi"/>
                <w:lang w:val="en-US"/>
              </w:rPr>
              <w:t>(/100,000/yr)</w:t>
            </w:r>
            <w:r w:rsidRPr="006F05ED">
              <w:rPr>
                <w:rFonts w:cstheme="minorHAnsi"/>
                <w:lang w:val="en-US"/>
              </w:rPr>
              <w:fldChar w:fldCharType="begin"/>
            </w:r>
            <w:r w:rsidR="00116148">
              <w:rPr>
                <w:rFonts w:cstheme="minorHAnsi"/>
                <w:lang w:val="en-US"/>
              </w:rPr>
              <w:instrText xml:space="preserve"> ADDIN EN.CITE &lt;EndNote&gt;&lt;Cite&gt;&lt;Author&gt;Zhang&lt;/Author&gt;&lt;Year&gt;2012&lt;/Year&gt;&lt;RecNum&gt;77&lt;/RecNum&gt;&lt;DisplayText&gt;&lt;style face="superscript"&gt;7&lt;/style&gt;&lt;/DisplayText&gt;&lt;record&gt;&lt;rec-number&gt;77&lt;/rec-number&gt;&lt;foreign-keys&gt;&lt;key app="EN" db-id="trz95war0aw557ea9zs5w5p8p0ssdtrxsd5s" timestamp="1401288284"&gt;77&lt;/key&gt;&lt;/foreign-keys&gt;&lt;ref-type name="Journal Article"&gt;17&lt;/ref-type&gt;&lt;contributors&gt;&lt;authors&gt;&lt;author&gt;Zhang, H.&lt;/author&gt;&lt;author&gt;Huang, F.&lt;/author&gt;&lt;author&gt;Chen, W.&lt;/author&gt;&lt;author&gt;Du, X.&lt;/author&gt;&lt;author&gt;Zhou, M. G.&lt;/author&gt;&lt;author&gt;Hu, J.&lt;/author&gt;&lt;author&gt;Wang, L. X.&lt;/author&gt;&lt;/authors&gt;&lt;/contributors&gt;&lt;auth-address&gt;Chinese Center for Disease Control and Prevention, Beijing 102206, China.&lt;/auth-address&gt;&lt;titles&gt;&lt;title&gt;Estimates of tuberculosis mortality rates in China using the disease surveillance point system, 2004-2010&lt;/title&gt;&lt;secondary-title&gt;Biomed Environ Sci&lt;/secondary-title&gt;&lt;alt-title&gt;Biomedical and environmental sciences : BES&lt;/alt-title&gt;&lt;/titles&gt;&lt;periodical&gt;&lt;full-title&gt;Biomed Environ Sci&lt;/full-title&gt;&lt;abbr-1&gt;Biomedical and environmental sciences : BES&lt;/abbr-1&gt;&lt;/periodical&gt;&lt;alt-periodical&gt;&lt;full-title&gt;Biomed Environ Sci&lt;/full-title&gt;&lt;abbr-1&gt;Biomedical and environmental sciences : BES&lt;/abbr-1&gt;&lt;/alt-periodical&gt;&lt;pages&gt;483-8&lt;/pages&gt;&lt;volume&gt;25&lt;/volume&gt;&lt;number&gt;4&lt;/number&gt;&lt;edition&gt;2012/10/03&lt;/edition&gt;&lt;keywords&gt;&lt;keyword&gt;China/epidemiology&lt;/keyword&gt;&lt;keyword&gt;Female&lt;/keyword&gt;&lt;keyword&gt;Humans&lt;/keyword&gt;&lt;keyword&gt;Male&lt;/keyword&gt;&lt;keyword&gt;Tuberculosis/*epidemiology/*mortality&lt;/keyword&gt;&lt;/keywords&gt;&lt;dates&gt;&lt;year&gt;2012&lt;/year&gt;&lt;pub-dates&gt;&lt;date&gt;Aug&lt;/date&gt;&lt;/pub-dates&gt;&lt;/dates&gt;&lt;isbn&gt;0895-3988 (Print)&amp;#xD;0895-3988&lt;/isbn&gt;&lt;accession-num&gt;23026530&lt;/accession-num&gt;&lt;urls&gt;&lt;related-urls&gt;&lt;url&gt;http://ac.els-cdn.com/S0895398812600828/1-s2.0-S0895398812600828-main.pdf?_tid=a3c6ee28-e676-11e3-bbcb-00000aacb35d&amp;amp;acdnat=1401288478_a7d5d3a7a33c759a872d8e905f16f0bd&lt;/url&gt;&lt;/related-urls&gt;&lt;/urls&gt;&lt;electronic-resource-num&gt;10.3967/0895-3988.2012.04.015&lt;/electronic-resource-num&gt;&lt;remote-database-provider&gt;Nlm&lt;/remote-database-provider&gt;&lt;language&gt;eng&lt;/language&gt;&lt;/record&gt;&lt;/Cite&gt;&lt;/EndNote&gt;</w:instrText>
            </w:r>
            <w:r w:rsidRPr="006F05ED">
              <w:rPr>
                <w:rFonts w:cstheme="minorHAnsi"/>
                <w:lang w:val="en-US"/>
              </w:rPr>
              <w:fldChar w:fldCharType="separate"/>
            </w:r>
            <w:r w:rsidR="00116148" w:rsidRPr="00116148">
              <w:rPr>
                <w:rFonts w:cstheme="minorHAnsi"/>
                <w:noProof/>
                <w:vertAlign w:val="superscript"/>
                <w:lang w:val="en-US"/>
              </w:rPr>
              <w:t>7</w:t>
            </w:r>
            <w:r w:rsidRPr="006F05ED">
              <w:rPr>
                <w:rFonts w:cstheme="minorHAnsi"/>
                <w:lang w:val="en-US"/>
              </w:rPr>
              <w:fldChar w:fldCharType="end"/>
            </w:r>
          </w:p>
        </w:tc>
        <w:tc>
          <w:tcPr>
            <w:tcW w:w="976"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506B33DA" w14:textId="77777777" w:rsidR="00FD56FD" w:rsidRPr="006F05ED" w:rsidRDefault="00FD56FD" w:rsidP="00116148">
            <w:pPr>
              <w:jc w:val="center"/>
              <w:rPr>
                <w:rFonts w:cstheme="minorHAnsi"/>
              </w:rPr>
            </w:pPr>
            <w:r w:rsidRPr="006F05ED">
              <w:rPr>
                <w:rFonts w:cstheme="minorHAnsi"/>
                <w:lang w:val="en-US"/>
              </w:rPr>
              <w:t>2010</w:t>
            </w: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BB1054B" w14:textId="77777777" w:rsidR="00FD56FD" w:rsidRPr="006F05ED" w:rsidRDefault="00FD56FD" w:rsidP="00116148">
            <w:pPr>
              <w:jc w:val="center"/>
              <w:rPr>
                <w:rFonts w:cstheme="minorHAnsi"/>
              </w:rPr>
            </w:pPr>
            <w:r w:rsidRPr="006F05ED">
              <w:rPr>
                <w:rFonts w:cstheme="minorHAnsi"/>
                <w:lang w:val="en-US"/>
              </w:rPr>
              <w:t>0-14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124D295" w14:textId="77777777" w:rsidR="00FD56FD" w:rsidRPr="006F05ED" w:rsidRDefault="00FD56FD" w:rsidP="00116148">
            <w:pPr>
              <w:jc w:val="center"/>
              <w:rPr>
                <w:rFonts w:cstheme="minorHAnsi"/>
              </w:rPr>
            </w:pPr>
            <w:r w:rsidRPr="006F05ED">
              <w:rPr>
                <w:rFonts w:cstheme="minorHAnsi"/>
                <w:lang w:val="en-US"/>
              </w:rPr>
              <w:t>0.29</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CAF6AC8" w14:textId="77777777" w:rsidR="00FD56FD" w:rsidRPr="006F05ED" w:rsidRDefault="00FD56FD" w:rsidP="00116148">
            <w:pPr>
              <w:jc w:val="center"/>
              <w:rPr>
                <w:rFonts w:cstheme="minorHAnsi"/>
              </w:rPr>
            </w:pPr>
            <w:r w:rsidRPr="006F05ED">
              <w:rPr>
                <w:rFonts w:cstheme="minorHAnsi"/>
                <w:lang w:val="en-US"/>
              </w:rPr>
              <w:t>0.27</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0A04D88" w14:textId="77777777" w:rsidR="00FD56FD" w:rsidRPr="006F05ED" w:rsidRDefault="00FD56FD" w:rsidP="00116148">
            <w:pPr>
              <w:jc w:val="center"/>
              <w:rPr>
                <w:rFonts w:cstheme="minorHAnsi"/>
              </w:rPr>
            </w:pPr>
            <w:r w:rsidRPr="006F05ED">
              <w:rPr>
                <w:rFonts w:cstheme="minorHAnsi"/>
                <w:lang w:val="en-US"/>
              </w:rPr>
              <w:t>0.32</w:t>
            </w:r>
          </w:p>
        </w:tc>
      </w:tr>
      <w:tr w:rsidR="00FD56FD" w:rsidRPr="006F05ED" w14:paraId="0A1C3175"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452FC3"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014602BB"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5E36236" w14:textId="77777777" w:rsidR="00FD56FD" w:rsidRPr="006F05ED" w:rsidRDefault="00FD56FD" w:rsidP="00116148">
            <w:pPr>
              <w:jc w:val="center"/>
              <w:rPr>
                <w:rFonts w:cstheme="minorHAnsi"/>
              </w:rPr>
            </w:pPr>
            <w:r w:rsidRPr="006F05ED">
              <w:rPr>
                <w:rFonts w:cstheme="minorHAnsi"/>
                <w:lang w:val="en-US"/>
              </w:rPr>
              <w:t>15-59</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F3BA280" w14:textId="77777777" w:rsidR="00FD56FD" w:rsidRPr="006F05ED" w:rsidRDefault="00FD56FD" w:rsidP="00116148">
            <w:pPr>
              <w:jc w:val="center"/>
              <w:rPr>
                <w:rFonts w:cstheme="minorHAnsi"/>
              </w:rPr>
            </w:pPr>
            <w:r w:rsidRPr="006F05ED">
              <w:rPr>
                <w:rFonts w:cstheme="minorHAnsi"/>
                <w:lang w:val="en-US"/>
              </w:rPr>
              <w:t>1.91</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DD5CCE9" w14:textId="77777777" w:rsidR="00FD56FD" w:rsidRPr="006F05ED" w:rsidRDefault="00FD56FD" w:rsidP="00116148">
            <w:pPr>
              <w:jc w:val="center"/>
              <w:rPr>
                <w:rFonts w:cstheme="minorHAnsi"/>
              </w:rPr>
            </w:pPr>
            <w:r w:rsidRPr="006F05ED">
              <w:rPr>
                <w:rFonts w:cstheme="minorHAnsi"/>
                <w:lang w:val="en-US"/>
              </w:rPr>
              <w:t>1.72</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E22DA44" w14:textId="77777777" w:rsidR="00FD56FD" w:rsidRPr="006F05ED" w:rsidRDefault="00FD56FD" w:rsidP="00116148">
            <w:pPr>
              <w:jc w:val="center"/>
              <w:rPr>
                <w:rFonts w:cstheme="minorHAnsi"/>
              </w:rPr>
            </w:pPr>
            <w:r w:rsidRPr="006F05ED">
              <w:rPr>
                <w:rFonts w:cstheme="minorHAnsi"/>
                <w:lang w:val="en-US"/>
              </w:rPr>
              <w:t>2.10</w:t>
            </w:r>
          </w:p>
        </w:tc>
      </w:tr>
      <w:tr w:rsidR="00FD56FD" w:rsidRPr="006F05ED" w14:paraId="0F00E8B6"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A2054E"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40B27D31"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A79A462" w14:textId="77777777" w:rsidR="00FD56FD" w:rsidRPr="006F05ED" w:rsidRDefault="00FD56FD" w:rsidP="00116148">
            <w:pPr>
              <w:jc w:val="center"/>
              <w:rPr>
                <w:rFonts w:cstheme="minorHAnsi"/>
              </w:rPr>
            </w:pPr>
            <w:r w:rsidRPr="006F05ED">
              <w:rPr>
                <w:rFonts w:cstheme="minorHAnsi"/>
                <w:lang w:val="en-US"/>
              </w:rPr>
              <w:t>60+</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7A40670" w14:textId="77777777" w:rsidR="00FD56FD" w:rsidRPr="006F05ED" w:rsidRDefault="00FD56FD" w:rsidP="00116148">
            <w:pPr>
              <w:jc w:val="center"/>
              <w:rPr>
                <w:rFonts w:cstheme="minorHAnsi"/>
              </w:rPr>
            </w:pPr>
            <w:r w:rsidRPr="006F05ED">
              <w:rPr>
                <w:rFonts w:cstheme="minorHAnsi"/>
                <w:lang w:val="en-US"/>
              </w:rPr>
              <w:t>15.69</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A97D16C" w14:textId="77777777" w:rsidR="00FD56FD" w:rsidRPr="006F05ED" w:rsidRDefault="00FD56FD" w:rsidP="00116148">
            <w:pPr>
              <w:jc w:val="center"/>
              <w:rPr>
                <w:rFonts w:cstheme="minorHAnsi"/>
              </w:rPr>
            </w:pPr>
            <w:r w:rsidRPr="006F05ED">
              <w:rPr>
                <w:rFonts w:cstheme="minorHAnsi"/>
                <w:lang w:val="en-US"/>
              </w:rPr>
              <w:t>14.12</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D4A1B2A" w14:textId="77777777" w:rsidR="00FD56FD" w:rsidRPr="006F05ED" w:rsidRDefault="00FD56FD" w:rsidP="00116148">
            <w:pPr>
              <w:jc w:val="center"/>
              <w:rPr>
                <w:rFonts w:cstheme="minorHAnsi"/>
              </w:rPr>
            </w:pPr>
            <w:r w:rsidRPr="006F05ED">
              <w:rPr>
                <w:rFonts w:cstheme="minorHAnsi"/>
                <w:lang w:val="en-US"/>
              </w:rPr>
              <w:t>17.26</w:t>
            </w:r>
          </w:p>
        </w:tc>
      </w:tr>
      <w:tr w:rsidR="00FD56FD" w:rsidRPr="006F05ED" w14:paraId="1821EEE1" w14:textId="77777777" w:rsidTr="00116148">
        <w:trPr>
          <w:trHeight w:val="134"/>
        </w:trPr>
        <w:tc>
          <w:tcPr>
            <w:tcW w:w="2157"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hideMark/>
          </w:tcPr>
          <w:p w14:paraId="30EC486A" w14:textId="77777777" w:rsidR="00FD56FD" w:rsidRPr="006F05ED" w:rsidRDefault="00FD56FD" w:rsidP="00116148">
            <w:pPr>
              <w:jc w:val="center"/>
              <w:rPr>
                <w:rFonts w:cstheme="minorHAnsi"/>
              </w:rPr>
            </w:pPr>
            <w:r w:rsidRPr="006F05ED">
              <w:rPr>
                <w:rFonts w:cstheme="minorHAnsi"/>
                <w:lang w:val="en-US"/>
              </w:rPr>
              <w:t>Pulmonary TB prevalence rate</w:t>
            </w:r>
          </w:p>
          <w:p w14:paraId="73A2CA1E" w14:textId="77777777" w:rsidR="00FD56FD" w:rsidRPr="006F05ED" w:rsidRDefault="00FD56FD" w:rsidP="00116148">
            <w:pPr>
              <w:jc w:val="center"/>
              <w:rPr>
                <w:rFonts w:cstheme="minorHAnsi"/>
              </w:rPr>
            </w:pPr>
            <w:r w:rsidRPr="006F05ED">
              <w:rPr>
                <w:rFonts w:cstheme="minorHAnsi"/>
                <w:lang w:val="en-US"/>
              </w:rPr>
              <w:t>(/100,000/yr)</w:t>
            </w:r>
            <w:r w:rsidRPr="006F05ED">
              <w:rPr>
                <w:rFonts w:cstheme="minorHAnsi"/>
                <w:lang w:val="en-US"/>
              </w:rPr>
              <w:fldChar w:fldCharType="begin"/>
            </w:r>
            <w:r w:rsidR="00116148">
              <w:rPr>
                <w:rFonts w:cstheme="minorHAnsi"/>
                <w:lang w:val="en-US"/>
              </w:rPr>
              <w:instrText xml:space="preserve"> ADDIN EN.CITE &lt;EndNote&gt;&lt;Cite&gt;&lt;Author&gt;Wang&lt;/Author&gt;&lt;Year&gt;2014&lt;/Year&gt;&lt;RecNum&gt;30&lt;/RecNum&gt;&lt;DisplayText&gt;&lt;style face="superscript"&gt;1&lt;/style&gt;&lt;/DisplayText&gt;&lt;record&gt;&lt;rec-number&gt;30&lt;/rec-number&gt;&lt;foreign-keys&gt;&lt;key app="EN" db-id="trz95war0aw557ea9zs5w5p8p0ssdtrxsd5s" timestamp="1395401461"&gt;30&lt;/key&gt;&lt;/foreign-keys&gt;&lt;ref-type name="Journal Article"&gt;17&lt;/ref-type&gt;&lt;contributors&gt;&lt;authors&gt;&lt;author&gt;Wang, Lixia&lt;/author&gt;&lt;author&gt;Zhang, Hui&lt;/author&gt;&lt;author&gt;Ruan, Yunzhou&lt;/author&gt;&lt;author&gt;Chin, Daniel P.&lt;/author&gt;&lt;author&gt;Xia, Yinyin&lt;/author&gt;&lt;author&gt;Cheng, Shiming&lt;/author&gt;&lt;author&gt;Chen, Mingting&lt;/author&gt;&lt;author&gt;Zhao, Yanlin&lt;/author&gt;&lt;author&gt;Jiang, Shiwen&lt;/author&gt;&lt;author&gt;Du, Xin&lt;/author&gt;&lt;author&gt;He, Guangxue&lt;/author&gt;&lt;author&gt;Li, Jun&lt;/author&gt;&lt;author&gt;Wang, Shengfen&lt;/author&gt;&lt;author&gt;Chen, Wei&lt;/author&gt;&lt;author&gt;Xu, Caihong&lt;/author&gt;&lt;author&gt;Huang, Fei&lt;/author&gt;&lt;author&gt;Liu, Xiaoqiu&lt;/author&gt;&lt;author&gt;Wang, Yu&lt;/author&gt;&lt;/authors&gt;&lt;/contributors&gt;&lt;titles&gt;&lt;title&gt;Tuberculosis prevalence in China, 1990-2010; a longitudinal analysis of national survey data&lt;/title&gt;&lt;secondary-title&gt;The Lancet&lt;/secondary-title&gt;&lt;/titles&gt;&lt;periodical&gt;&lt;full-title&gt;The Lancet&lt;/full-title&gt;&lt;/periodical&gt;&lt;dates&gt;&lt;year&gt;2014&lt;/year&gt;&lt;/dates&gt;&lt;isbn&gt;0140-6736&lt;/isbn&gt;&lt;urls&gt;&lt;related-urls&gt;&lt;url&gt;http://linkinghub.elsevier.com/retrieve/pii/S0140673613626392&lt;/url&gt;&lt;/related-urls&gt;&lt;/urls&gt;&lt;/record&gt;&lt;/Cite&gt;&lt;/EndNote&gt;</w:instrText>
            </w:r>
            <w:r w:rsidRPr="006F05ED">
              <w:rPr>
                <w:rFonts w:cstheme="minorHAnsi"/>
                <w:lang w:val="en-US"/>
              </w:rPr>
              <w:fldChar w:fldCharType="separate"/>
            </w:r>
            <w:r w:rsidR="00116148" w:rsidRPr="00116148">
              <w:rPr>
                <w:rFonts w:cstheme="minorHAnsi"/>
                <w:noProof/>
                <w:vertAlign w:val="superscript"/>
                <w:lang w:val="en-US"/>
              </w:rPr>
              <w:t>1</w:t>
            </w:r>
            <w:r w:rsidRPr="006F05ED">
              <w:rPr>
                <w:rFonts w:cstheme="minorHAnsi"/>
                <w:lang w:val="en-US"/>
              </w:rPr>
              <w:fldChar w:fldCharType="end"/>
            </w:r>
          </w:p>
        </w:tc>
        <w:tc>
          <w:tcPr>
            <w:tcW w:w="976"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730E945" w14:textId="77777777" w:rsidR="00FD56FD" w:rsidRPr="006F05ED" w:rsidRDefault="00FD56FD" w:rsidP="00116148">
            <w:pPr>
              <w:jc w:val="center"/>
              <w:rPr>
                <w:rFonts w:cstheme="minorHAnsi"/>
              </w:rPr>
            </w:pPr>
            <w:r w:rsidRPr="006F05ED">
              <w:rPr>
                <w:rFonts w:cstheme="minorHAnsi"/>
                <w:lang w:val="en-US"/>
              </w:rPr>
              <w:t>2000</w:t>
            </w: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A71C605" w14:textId="77777777" w:rsidR="00FD56FD" w:rsidRPr="006F05ED" w:rsidRDefault="00FD56FD" w:rsidP="00116148">
            <w:pPr>
              <w:jc w:val="center"/>
              <w:rPr>
                <w:rFonts w:cstheme="minorHAnsi"/>
              </w:rPr>
            </w:pPr>
            <w:r w:rsidRPr="006F05ED">
              <w:rPr>
                <w:rFonts w:cstheme="minorHAnsi"/>
                <w:lang w:val="en-US"/>
              </w:rPr>
              <w:t>15-29</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9C6925F" w14:textId="77777777" w:rsidR="00FD56FD" w:rsidRPr="006F05ED" w:rsidRDefault="00FD56FD" w:rsidP="00116148">
            <w:pPr>
              <w:jc w:val="center"/>
              <w:rPr>
                <w:rFonts w:cstheme="minorHAnsi"/>
              </w:rPr>
            </w:pPr>
            <w:r w:rsidRPr="006F05ED">
              <w:rPr>
                <w:rFonts w:cstheme="minorHAnsi"/>
                <w:lang w:val="en-US"/>
              </w:rPr>
              <w:t>92</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1EA1736" w14:textId="77777777" w:rsidR="00FD56FD" w:rsidRPr="006F05ED" w:rsidRDefault="00FD56FD" w:rsidP="00116148">
            <w:pPr>
              <w:jc w:val="center"/>
              <w:rPr>
                <w:rFonts w:cstheme="minorHAnsi"/>
              </w:rPr>
            </w:pPr>
            <w:r w:rsidRPr="006F05ED">
              <w:rPr>
                <w:rFonts w:cstheme="minorHAnsi"/>
                <w:lang w:val="en-US"/>
              </w:rPr>
              <w:t>72</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5C893E25" w14:textId="77777777" w:rsidR="00FD56FD" w:rsidRPr="006F05ED" w:rsidRDefault="00FD56FD" w:rsidP="00116148">
            <w:pPr>
              <w:jc w:val="center"/>
              <w:rPr>
                <w:rFonts w:cstheme="minorHAnsi"/>
              </w:rPr>
            </w:pPr>
            <w:r w:rsidRPr="006F05ED">
              <w:rPr>
                <w:rFonts w:cstheme="minorHAnsi"/>
                <w:lang w:val="en-US"/>
              </w:rPr>
              <w:t>116</w:t>
            </w:r>
          </w:p>
        </w:tc>
      </w:tr>
      <w:tr w:rsidR="00FD56FD" w:rsidRPr="006F05ED" w14:paraId="0B441EA0"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D5F49E"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73164B27"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94E1DBD" w14:textId="77777777" w:rsidR="00FD56FD" w:rsidRPr="006F05ED" w:rsidRDefault="00FD56FD" w:rsidP="00116148">
            <w:pPr>
              <w:jc w:val="center"/>
              <w:rPr>
                <w:rFonts w:cstheme="minorHAnsi"/>
              </w:rPr>
            </w:pPr>
            <w:r w:rsidRPr="006F05ED">
              <w:rPr>
                <w:rFonts w:cstheme="minorHAnsi"/>
                <w:lang w:val="en-US"/>
              </w:rPr>
              <w:t>30-44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4D7BE32" w14:textId="77777777" w:rsidR="00FD56FD" w:rsidRPr="006F05ED" w:rsidRDefault="00FD56FD" w:rsidP="00116148">
            <w:pPr>
              <w:jc w:val="center"/>
              <w:rPr>
                <w:rFonts w:cstheme="minorHAnsi"/>
              </w:rPr>
            </w:pPr>
            <w:r w:rsidRPr="006F05ED">
              <w:rPr>
                <w:rFonts w:cstheme="minorHAnsi"/>
                <w:lang w:val="en-US"/>
              </w:rPr>
              <w:t>119</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3A8322B" w14:textId="77777777" w:rsidR="00FD56FD" w:rsidRPr="006F05ED" w:rsidRDefault="00FD56FD" w:rsidP="00116148">
            <w:pPr>
              <w:jc w:val="center"/>
              <w:rPr>
                <w:rFonts w:cstheme="minorHAnsi"/>
              </w:rPr>
            </w:pPr>
            <w:r w:rsidRPr="006F05ED">
              <w:rPr>
                <w:rFonts w:cstheme="minorHAnsi"/>
                <w:lang w:val="en-US"/>
              </w:rPr>
              <w:t>96</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69989B1" w14:textId="77777777" w:rsidR="00FD56FD" w:rsidRPr="006F05ED" w:rsidRDefault="00FD56FD" w:rsidP="00116148">
            <w:pPr>
              <w:jc w:val="center"/>
              <w:rPr>
                <w:rFonts w:cstheme="minorHAnsi"/>
              </w:rPr>
            </w:pPr>
            <w:r w:rsidRPr="006F05ED">
              <w:rPr>
                <w:rFonts w:cstheme="minorHAnsi"/>
                <w:lang w:val="en-US"/>
              </w:rPr>
              <w:t>146</w:t>
            </w:r>
          </w:p>
        </w:tc>
      </w:tr>
      <w:tr w:rsidR="00FD56FD" w:rsidRPr="006F05ED" w14:paraId="133C4B25"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579300"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6DAF4DA6"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942D3A9" w14:textId="77777777" w:rsidR="00FD56FD" w:rsidRPr="006F05ED" w:rsidRDefault="00FD56FD" w:rsidP="00116148">
            <w:pPr>
              <w:jc w:val="center"/>
              <w:rPr>
                <w:rFonts w:cstheme="minorHAnsi"/>
              </w:rPr>
            </w:pPr>
            <w:r w:rsidRPr="006F05ED">
              <w:rPr>
                <w:rFonts w:cstheme="minorHAnsi"/>
                <w:lang w:val="en-US"/>
              </w:rPr>
              <w:t>45-59</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3BEEC10" w14:textId="77777777" w:rsidR="00FD56FD" w:rsidRPr="006F05ED" w:rsidRDefault="00FD56FD" w:rsidP="00116148">
            <w:pPr>
              <w:jc w:val="center"/>
              <w:rPr>
                <w:rFonts w:cstheme="minorHAnsi"/>
              </w:rPr>
            </w:pPr>
            <w:r w:rsidRPr="006F05ED">
              <w:rPr>
                <w:rFonts w:cstheme="minorHAnsi"/>
                <w:lang w:val="en-US"/>
              </w:rPr>
              <w:t>213</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E72EA6C" w14:textId="77777777" w:rsidR="00FD56FD" w:rsidRPr="006F05ED" w:rsidRDefault="00FD56FD" w:rsidP="00116148">
            <w:pPr>
              <w:jc w:val="center"/>
              <w:rPr>
                <w:rFonts w:cstheme="minorHAnsi"/>
              </w:rPr>
            </w:pPr>
            <w:r w:rsidRPr="006F05ED">
              <w:rPr>
                <w:rFonts w:cstheme="minorHAnsi"/>
                <w:lang w:val="en-US"/>
              </w:rPr>
              <w:t>174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997E516" w14:textId="77777777" w:rsidR="00FD56FD" w:rsidRPr="006F05ED" w:rsidRDefault="00FD56FD" w:rsidP="00116148">
            <w:pPr>
              <w:jc w:val="center"/>
              <w:rPr>
                <w:rFonts w:cstheme="minorHAnsi"/>
              </w:rPr>
            </w:pPr>
            <w:r w:rsidRPr="006F05ED">
              <w:rPr>
                <w:rFonts w:cstheme="minorHAnsi"/>
                <w:lang w:val="en-US"/>
              </w:rPr>
              <w:t>260</w:t>
            </w:r>
          </w:p>
        </w:tc>
      </w:tr>
      <w:tr w:rsidR="00FD56FD" w:rsidRPr="006F05ED" w14:paraId="56A1A7F3"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B1B8F3B"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3B52742B"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53F7620" w14:textId="77777777" w:rsidR="00FD56FD" w:rsidRPr="006F05ED" w:rsidRDefault="00FD56FD" w:rsidP="00116148">
            <w:pPr>
              <w:jc w:val="center"/>
              <w:rPr>
                <w:rFonts w:cstheme="minorHAnsi"/>
              </w:rPr>
            </w:pPr>
            <w:r w:rsidRPr="006F05ED">
              <w:rPr>
                <w:rFonts w:cstheme="minorHAnsi"/>
                <w:lang w:val="en-US"/>
              </w:rPr>
              <w:t>60+</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EA3A807" w14:textId="77777777" w:rsidR="00FD56FD" w:rsidRPr="006F05ED" w:rsidRDefault="00FD56FD" w:rsidP="00116148">
            <w:pPr>
              <w:jc w:val="center"/>
              <w:rPr>
                <w:rFonts w:cstheme="minorHAnsi"/>
              </w:rPr>
            </w:pPr>
            <w:r w:rsidRPr="006F05ED">
              <w:rPr>
                <w:rFonts w:cstheme="minorHAnsi"/>
                <w:lang w:val="en-US"/>
              </w:rPr>
              <w:t>596</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771FECA" w14:textId="77777777" w:rsidR="00FD56FD" w:rsidRPr="006F05ED" w:rsidRDefault="00FD56FD" w:rsidP="00116148">
            <w:pPr>
              <w:jc w:val="center"/>
              <w:rPr>
                <w:rFonts w:cstheme="minorHAnsi"/>
              </w:rPr>
            </w:pPr>
            <w:r w:rsidRPr="006F05ED">
              <w:rPr>
                <w:rFonts w:cstheme="minorHAnsi"/>
                <w:lang w:val="en-US"/>
              </w:rPr>
              <w:t>510</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B487AF3" w14:textId="77777777" w:rsidR="00FD56FD" w:rsidRPr="006F05ED" w:rsidRDefault="00FD56FD" w:rsidP="00116148">
            <w:pPr>
              <w:jc w:val="center"/>
              <w:rPr>
                <w:rFonts w:cstheme="minorHAnsi"/>
              </w:rPr>
            </w:pPr>
            <w:r w:rsidRPr="006F05ED">
              <w:rPr>
                <w:rFonts w:cstheme="minorHAnsi"/>
                <w:lang w:val="en-US"/>
              </w:rPr>
              <w:t>698</w:t>
            </w:r>
          </w:p>
        </w:tc>
      </w:tr>
      <w:tr w:rsidR="00FD56FD" w:rsidRPr="006F05ED" w14:paraId="732C43B8"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B4EFDE" w14:textId="77777777" w:rsidR="00FD56FD" w:rsidRPr="006F05ED" w:rsidRDefault="00FD56FD" w:rsidP="00116148">
            <w:pPr>
              <w:jc w:val="center"/>
              <w:rPr>
                <w:rFonts w:cstheme="minorHAnsi"/>
              </w:rPr>
            </w:pPr>
          </w:p>
        </w:tc>
        <w:tc>
          <w:tcPr>
            <w:tcW w:w="976" w:type="dxa"/>
            <w:vMerge w:val="restart"/>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262E247" w14:textId="77777777" w:rsidR="00FD56FD" w:rsidRPr="006F05ED" w:rsidRDefault="00FD56FD" w:rsidP="00116148">
            <w:pPr>
              <w:jc w:val="center"/>
              <w:rPr>
                <w:rFonts w:cstheme="minorHAnsi"/>
              </w:rPr>
            </w:pPr>
            <w:r w:rsidRPr="006F05ED">
              <w:rPr>
                <w:rFonts w:cstheme="minorHAnsi"/>
                <w:lang w:val="en-US"/>
              </w:rPr>
              <w:t>2010</w:t>
            </w: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68F9455" w14:textId="77777777" w:rsidR="00FD56FD" w:rsidRPr="006F05ED" w:rsidRDefault="00FD56FD" w:rsidP="00116148">
            <w:pPr>
              <w:jc w:val="center"/>
              <w:rPr>
                <w:rFonts w:cstheme="minorHAnsi"/>
              </w:rPr>
            </w:pPr>
            <w:r w:rsidRPr="006F05ED">
              <w:rPr>
                <w:rFonts w:cstheme="minorHAnsi"/>
                <w:lang w:val="en-US"/>
              </w:rPr>
              <w:t>15-29</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D3A7937" w14:textId="77777777" w:rsidR="00FD56FD" w:rsidRPr="006F05ED" w:rsidRDefault="00FD56FD" w:rsidP="00116148">
            <w:pPr>
              <w:jc w:val="center"/>
              <w:rPr>
                <w:rFonts w:cstheme="minorHAnsi"/>
              </w:rPr>
            </w:pPr>
            <w:r w:rsidRPr="006F05ED">
              <w:rPr>
                <w:rFonts w:cstheme="minorHAnsi"/>
                <w:lang w:val="en-US"/>
              </w:rPr>
              <w:t>59</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74901E1" w14:textId="77777777" w:rsidR="00FD56FD" w:rsidRPr="006F05ED" w:rsidRDefault="00FD56FD" w:rsidP="00116148">
            <w:pPr>
              <w:jc w:val="center"/>
              <w:rPr>
                <w:rFonts w:cstheme="minorHAnsi"/>
              </w:rPr>
            </w:pPr>
            <w:r w:rsidRPr="006F05ED">
              <w:rPr>
                <w:rFonts w:cstheme="minorHAnsi"/>
                <w:lang w:val="en-US"/>
              </w:rPr>
              <w:t>40</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6D9F8D9" w14:textId="77777777" w:rsidR="00FD56FD" w:rsidRPr="006F05ED" w:rsidRDefault="00FD56FD" w:rsidP="00116148">
            <w:pPr>
              <w:jc w:val="center"/>
              <w:rPr>
                <w:rFonts w:cstheme="minorHAnsi"/>
              </w:rPr>
            </w:pPr>
            <w:r w:rsidRPr="006F05ED">
              <w:rPr>
                <w:rFonts w:cstheme="minorHAnsi"/>
                <w:lang w:val="en-US"/>
              </w:rPr>
              <w:t>86</w:t>
            </w:r>
          </w:p>
        </w:tc>
      </w:tr>
      <w:tr w:rsidR="00FD56FD" w:rsidRPr="006F05ED" w14:paraId="04A49983"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42ECE1A"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12A5706C"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FD6A2D1" w14:textId="77777777" w:rsidR="00FD56FD" w:rsidRPr="006F05ED" w:rsidRDefault="00FD56FD" w:rsidP="00116148">
            <w:pPr>
              <w:jc w:val="center"/>
              <w:rPr>
                <w:rFonts w:cstheme="minorHAnsi"/>
              </w:rPr>
            </w:pPr>
            <w:r w:rsidRPr="006F05ED">
              <w:rPr>
                <w:rFonts w:cstheme="minorHAnsi"/>
                <w:lang w:val="en-US"/>
              </w:rPr>
              <w:t>30-44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83125FD" w14:textId="77777777" w:rsidR="00FD56FD" w:rsidRPr="006F05ED" w:rsidRDefault="00FD56FD" w:rsidP="00116148">
            <w:pPr>
              <w:jc w:val="center"/>
              <w:rPr>
                <w:rFonts w:cstheme="minorHAnsi"/>
              </w:rPr>
            </w:pPr>
            <w:r w:rsidRPr="006F05ED">
              <w:rPr>
                <w:rFonts w:cstheme="minorHAnsi"/>
                <w:lang w:val="en-US"/>
              </w:rPr>
              <w:t>73</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308B0A57" w14:textId="77777777" w:rsidR="00FD56FD" w:rsidRPr="006F05ED" w:rsidRDefault="00FD56FD" w:rsidP="00116148">
            <w:pPr>
              <w:jc w:val="center"/>
              <w:rPr>
                <w:rFonts w:cstheme="minorHAnsi"/>
              </w:rPr>
            </w:pPr>
            <w:r w:rsidRPr="006F05ED">
              <w:rPr>
                <w:rFonts w:cstheme="minorHAnsi"/>
                <w:lang w:val="en-US"/>
              </w:rPr>
              <w:t>54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6118849E" w14:textId="77777777" w:rsidR="00FD56FD" w:rsidRPr="006F05ED" w:rsidRDefault="00FD56FD" w:rsidP="00116148">
            <w:pPr>
              <w:jc w:val="center"/>
              <w:rPr>
                <w:rFonts w:cstheme="minorHAnsi"/>
              </w:rPr>
            </w:pPr>
            <w:r w:rsidRPr="006F05ED">
              <w:rPr>
                <w:rFonts w:cstheme="minorHAnsi"/>
                <w:lang w:val="en-US"/>
              </w:rPr>
              <w:t>99</w:t>
            </w:r>
          </w:p>
        </w:tc>
      </w:tr>
      <w:tr w:rsidR="00FD56FD" w:rsidRPr="006F05ED" w14:paraId="55B3016B"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9A1F096"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14977499"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160DDB6" w14:textId="77777777" w:rsidR="00FD56FD" w:rsidRPr="006F05ED" w:rsidRDefault="00FD56FD" w:rsidP="00116148">
            <w:pPr>
              <w:jc w:val="center"/>
              <w:rPr>
                <w:rFonts w:cstheme="minorHAnsi"/>
              </w:rPr>
            </w:pPr>
            <w:r w:rsidRPr="006F05ED">
              <w:rPr>
                <w:rFonts w:cstheme="minorHAnsi"/>
                <w:lang w:val="en-US"/>
              </w:rPr>
              <w:t>45-59</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C265793" w14:textId="77777777" w:rsidR="00FD56FD" w:rsidRPr="006F05ED" w:rsidRDefault="00FD56FD" w:rsidP="00116148">
            <w:pPr>
              <w:jc w:val="center"/>
              <w:rPr>
                <w:rFonts w:cstheme="minorHAnsi"/>
              </w:rPr>
            </w:pPr>
            <w:r w:rsidRPr="006F05ED">
              <w:rPr>
                <w:rFonts w:cstheme="minorHAnsi"/>
                <w:lang w:val="en-US"/>
              </w:rPr>
              <w:t>133</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75FA6EAD" w14:textId="77777777" w:rsidR="00FD56FD" w:rsidRPr="006F05ED" w:rsidRDefault="00FD56FD" w:rsidP="00116148">
            <w:pPr>
              <w:jc w:val="center"/>
              <w:rPr>
                <w:rFonts w:cstheme="minorHAnsi"/>
              </w:rPr>
            </w:pPr>
            <w:r w:rsidRPr="006F05ED">
              <w:rPr>
                <w:rFonts w:cstheme="minorHAnsi"/>
                <w:lang w:val="en-US"/>
              </w:rPr>
              <w:t>106</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374DF9B" w14:textId="77777777" w:rsidR="00FD56FD" w:rsidRPr="006F05ED" w:rsidRDefault="00FD56FD" w:rsidP="00116148">
            <w:pPr>
              <w:jc w:val="center"/>
              <w:rPr>
                <w:rFonts w:cstheme="minorHAnsi"/>
              </w:rPr>
            </w:pPr>
            <w:r w:rsidRPr="006F05ED">
              <w:rPr>
                <w:rFonts w:cstheme="minorHAnsi"/>
                <w:lang w:val="en-US"/>
              </w:rPr>
              <w:t>168</w:t>
            </w:r>
          </w:p>
        </w:tc>
      </w:tr>
      <w:tr w:rsidR="00FD56FD" w:rsidRPr="006F05ED" w14:paraId="4D9C8A3A" w14:textId="77777777" w:rsidTr="00116148">
        <w:trPr>
          <w:trHeight w:val="26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4A43FB" w14:textId="77777777" w:rsidR="00FD56FD" w:rsidRPr="006F05ED" w:rsidRDefault="00FD56FD" w:rsidP="00116148">
            <w:pPr>
              <w:jc w:val="center"/>
              <w:rPr>
                <w:rFonts w:cstheme="minorHAnsi"/>
              </w:rPr>
            </w:pPr>
          </w:p>
        </w:tc>
        <w:tc>
          <w:tcPr>
            <w:tcW w:w="976" w:type="dxa"/>
            <w:vMerge/>
            <w:tcBorders>
              <w:top w:val="single" w:sz="8" w:space="0" w:color="000000"/>
              <w:left w:val="single" w:sz="8" w:space="0" w:color="000000"/>
              <w:bottom w:val="single" w:sz="8" w:space="0" w:color="000000"/>
              <w:right w:val="single" w:sz="8" w:space="0" w:color="000000"/>
            </w:tcBorders>
            <w:vAlign w:val="center"/>
            <w:hideMark/>
          </w:tcPr>
          <w:p w14:paraId="6F1ED36A" w14:textId="77777777" w:rsidR="00FD56FD" w:rsidRPr="006F05ED" w:rsidRDefault="00FD56FD" w:rsidP="00116148">
            <w:pPr>
              <w:jc w:val="center"/>
              <w:rPr>
                <w:rFonts w:cstheme="minorHAnsi"/>
              </w:rPr>
            </w:pPr>
          </w:p>
        </w:tc>
        <w:tc>
          <w:tcPr>
            <w:tcW w:w="152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0CA1848B" w14:textId="77777777" w:rsidR="00FD56FD" w:rsidRPr="006F05ED" w:rsidRDefault="00FD56FD" w:rsidP="00116148">
            <w:pPr>
              <w:jc w:val="center"/>
              <w:rPr>
                <w:rFonts w:cstheme="minorHAnsi"/>
              </w:rPr>
            </w:pPr>
            <w:r w:rsidRPr="006F05ED">
              <w:rPr>
                <w:rFonts w:cstheme="minorHAnsi"/>
                <w:lang w:val="en-US"/>
              </w:rPr>
              <w:t>60+</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2B6685DD" w14:textId="77777777" w:rsidR="00FD56FD" w:rsidRPr="006F05ED" w:rsidRDefault="00FD56FD" w:rsidP="00116148">
            <w:pPr>
              <w:jc w:val="center"/>
              <w:rPr>
                <w:rFonts w:cstheme="minorHAnsi"/>
              </w:rPr>
            </w:pPr>
            <w:r w:rsidRPr="006F05ED">
              <w:rPr>
                <w:rFonts w:cstheme="minorHAnsi"/>
                <w:lang w:val="en-US"/>
              </w:rPr>
              <w:t>346</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172A4010" w14:textId="77777777" w:rsidR="00FD56FD" w:rsidRPr="006F05ED" w:rsidRDefault="00FD56FD" w:rsidP="00116148">
            <w:pPr>
              <w:jc w:val="center"/>
              <w:rPr>
                <w:rFonts w:cstheme="minorHAnsi"/>
              </w:rPr>
            </w:pPr>
            <w:r w:rsidRPr="006F05ED">
              <w:rPr>
                <w:rFonts w:cstheme="minorHAnsi"/>
                <w:lang w:val="en-US"/>
              </w:rPr>
              <w:t>294</w:t>
            </w:r>
          </w:p>
        </w:tc>
        <w:tc>
          <w:tcPr>
            <w:tcW w:w="15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14:paraId="4AE851F2" w14:textId="77777777" w:rsidR="00FD56FD" w:rsidRPr="006F05ED" w:rsidRDefault="00FD56FD" w:rsidP="00116148">
            <w:pPr>
              <w:jc w:val="center"/>
              <w:rPr>
                <w:rFonts w:cstheme="minorHAnsi"/>
              </w:rPr>
            </w:pPr>
            <w:r w:rsidRPr="006F05ED">
              <w:rPr>
                <w:rFonts w:cstheme="minorHAnsi"/>
                <w:lang w:val="en-US"/>
              </w:rPr>
              <w:t>407</w:t>
            </w:r>
          </w:p>
        </w:tc>
      </w:tr>
      <w:bookmarkEnd w:id="33"/>
    </w:tbl>
    <w:p w14:paraId="096FC0B2" w14:textId="77777777" w:rsidR="001D5F8E" w:rsidRPr="003E267B" w:rsidRDefault="001D5F8E" w:rsidP="00D747EB">
      <w:pPr>
        <w:spacing w:after="0"/>
        <w:jc w:val="both"/>
        <w:rPr>
          <w:rFonts w:ascii="Times New Roman" w:hAnsi="Times New Roman" w:cs="Times New Roman"/>
        </w:rPr>
        <w:sectPr w:rsidR="001D5F8E" w:rsidRPr="003E267B" w:rsidSect="006B11AF">
          <w:pgSz w:w="11900" w:h="16840"/>
          <w:pgMar w:top="1440" w:right="1440" w:bottom="1440" w:left="1440" w:header="708" w:footer="708" w:gutter="0"/>
          <w:cols w:space="708"/>
          <w:docGrid w:linePitch="360"/>
        </w:sectPr>
      </w:pPr>
    </w:p>
    <w:p w14:paraId="02905157" w14:textId="17ED33C6" w:rsidR="00A73840" w:rsidRDefault="00A73840" w:rsidP="00BC4007">
      <w:pPr>
        <w:spacing w:after="0"/>
        <w:jc w:val="both"/>
        <w:rPr>
          <w:rFonts w:cs="Times New Roman"/>
          <w:b/>
        </w:rPr>
      </w:pPr>
    </w:p>
    <w:p w14:paraId="4CD375C0" w14:textId="3AFA38DF" w:rsidR="00F52A66" w:rsidRDefault="00991B61">
      <w:r>
        <w:rPr>
          <w:rFonts w:ascii="Calibri" w:hAnsi="Calibri" w:cs="Times New Roman"/>
          <w:b/>
        </w:rPr>
        <w:t>REFERENCES</w:t>
      </w:r>
    </w:p>
    <w:p w14:paraId="67592AC7" w14:textId="77777777" w:rsidR="00116148" w:rsidRPr="00116148" w:rsidRDefault="00F52A66" w:rsidP="00116148">
      <w:pPr>
        <w:pStyle w:val="EndNoteBibliography"/>
        <w:spacing w:after="0"/>
      </w:pPr>
      <w:r>
        <w:fldChar w:fldCharType="begin"/>
      </w:r>
      <w:r>
        <w:instrText xml:space="preserve"> ADDIN EN.REFLIST </w:instrText>
      </w:r>
      <w:r>
        <w:fldChar w:fldCharType="separate"/>
      </w:r>
      <w:r w:rsidR="00116148" w:rsidRPr="00116148">
        <w:t>1.</w:t>
      </w:r>
      <w:r w:rsidR="00116148" w:rsidRPr="00116148">
        <w:tab/>
        <w:t xml:space="preserve">Wang L, Zhang H, Ruan Y, Chin DP, Xia Y, Cheng S, et al. Tuberculosis prevalence in China, 1990-2010; a longitudinal analysis of national survey data. The Lancet. 2014 </w:t>
      </w:r>
    </w:p>
    <w:p w14:paraId="62CB00F0" w14:textId="77777777" w:rsidR="00116148" w:rsidRPr="00116148" w:rsidRDefault="00116148" w:rsidP="00116148">
      <w:pPr>
        <w:pStyle w:val="EndNoteBibliography"/>
        <w:spacing w:after="0"/>
      </w:pPr>
      <w:r w:rsidRPr="00116148">
        <w:t>2.</w:t>
      </w:r>
      <w:r w:rsidRPr="00116148">
        <w:tab/>
        <w:t xml:space="preserve">WHO. Global Tuberculosis Report 2013. 2013 </w:t>
      </w:r>
    </w:p>
    <w:p w14:paraId="20EFDF91" w14:textId="77777777" w:rsidR="00116148" w:rsidRPr="00116148" w:rsidRDefault="00116148" w:rsidP="00116148">
      <w:pPr>
        <w:pStyle w:val="EndNoteBibliography"/>
        <w:spacing w:after="0"/>
      </w:pPr>
      <w:r w:rsidRPr="00116148">
        <w:t>3.</w:t>
      </w:r>
      <w:r w:rsidRPr="00116148">
        <w:tab/>
        <w:t>World Population Prospects: The 2012 Revision, Highlights and Advance Tables. ESA/P/WP.228: United Nations, Department of Economic and Social Affairs, Population Division (2013).</w:t>
      </w:r>
    </w:p>
    <w:p w14:paraId="2D607221" w14:textId="77777777" w:rsidR="00116148" w:rsidRPr="00116148" w:rsidRDefault="00116148" w:rsidP="00116148">
      <w:pPr>
        <w:pStyle w:val="EndNoteBibliography"/>
        <w:spacing w:after="0"/>
      </w:pPr>
      <w:r w:rsidRPr="00116148">
        <w:t>4.</w:t>
      </w:r>
      <w:r w:rsidRPr="00116148">
        <w:tab/>
        <w:t>Abu-Raddad LJ, Sabatelli L, Achterberg JT, Sugimoto JD, Longini IM, Dye C, et al. Epidemiological benefits of more-effective tuberculosis vaccines, drugs, and diagnostics. Proceedings of the National Academy of Sciences. 2009 August 18, 2009;106(33):13980-5</w:t>
      </w:r>
    </w:p>
    <w:p w14:paraId="68071528" w14:textId="77777777" w:rsidR="00116148" w:rsidRPr="00116148" w:rsidRDefault="00116148" w:rsidP="00116148">
      <w:pPr>
        <w:pStyle w:val="EndNoteBibliography"/>
        <w:spacing w:after="0"/>
      </w:pPr>
      <w:r w:rsidRPr="00116148">
        <w:t>5.</w:t>
      </w:r>
      <w:r w:rsidRPr="00116148">
        <w:tab/>
        <w:t>Dye C, Glaziou P, Floyd K, Raviglione M. Prospects for tuberculosis elimination. Annual review of public health. 2013;34:271-86</w:t>
      </w:r>
    </w:p>
    <w:p w14:paraId="72C39012" w14:textId="77777777" w:rsidR="00116148" w:rsidRPr="00116148" w:rsidRDefault="00116148" w:rsidP="00116148">
      <w:pPr>
        <w:pStyle w:val="EndNoteBibliography"/>
        <w:spacing w:after="0"/>
      </w:pPr>
      <w:r w:rsidRPr="00116148">
        <w:t>6.</w:t>
      </w:r>
      <w:r w:rsidRPr="00116148">
        <w:tab/>
        <w:t xml:space="preserve">Knight GMG, U.K.; Sumner, T.; Laurence, Y.; Gheorghe, A,; Vassal, A.; Glaziou, P.; White, R.G. Impact and cost-effectiveness of new tuberculosis vaccines in low- and middle-income countries. Submitted to Journal </w:t>
      </w:r>
    </w:p>
    <w:p w14:paraId="537AFBFF" w14:textId="77777777" w:rsidR="00116148" w:rsidRPr="00116148" w:rsidRDefault="00116148" w:rsidP="00116148">
      <w:pPr>
        <w:pStyle w:val="EndNoteBibliography"/>
        <w:spacing w:after="0"/>
      </w:pPr>
      <w:r w:rsidRPr="00116148">
        <w:t>7.</w:t>
      </w:r>
      <w:r w:rsidRPr="00116148">
        <w:tab/>
        <w:t>Zhang H, Huang F, Chen W, Du X, Zhou MG, Hu J, et al. Estimates of tuberculosis mortality rates in China using the disease surveillance point system, 2004-2010. Biomedical and environmental sciences : BES. 2012 Aug;25(4):483-8</w:t>
      </w:r>
    </w:p>
    <w:p w14:paraId="30225069" w14:textId="77777777" w:rsidR="00116148" w:rsidRPr="00116148" w:rsidRDefault="00116148" w:rsidP="00116148">
      <w:pPr>
        <w:pStyle w:val="EndNoteBibliography"/>
        <w:spacing w:after="0"/>
      </w:pPr>
      <w:r w:rsidRPr="00116148">
        <w:t>8.</w:t>
      </w:r>
      <w:r w:rsidRPr="00116148">
        <w:tab/>
        <w:t>Read JM, Lessler J, Riley S, Wang S, Tan LJ, Kwok KO, et al. Social mixing patterns in rural and urban areas of southern China. Proceedings of the Royal Society B: Biological Sciences. 2014 June 22, 2014;281(1785)</w:t>
      </w:r>
    </w:p>
    <w:p w14:paraId="2F739FC4" w14:textId="77777777" w:rsidR="00116148" w:rsidRPr="00116148" w:rsidRDefault="00116148" w:rsidP="00116148">
      <w:pPr>
        <w:pStyle w:val="EndNoteBibliography"/>
        <w:spacing w:after="0"/>
      </w:pPr>
      <w:r w:rsidRPr="00116148">
        <w:t>9.</w:t>
      </w:r>
      <w:r w:rsidRPr="00116148">
        <w:tab/>
        <w:t>Rajagopalan S. Tuberculosis and aging: a global health problem. Clinical infectious diseases : an official publication of the Infectious Diseases Society of America. 2001 Oct 1;33(7):1034-9</w:t>
      </w:r>
    </w:p>
    <w:p w14:paraId="01C4F0F5" w14:textId="77777777" w:rsidR="00116148" w:rsidRPr="00116148" w:rsidRDefault="00116148" w:rsidP="00116148">
      <w:pPr>
        <w:pStyle w:val="EndNoteBibliography"/>
        <w:spacing w:after="0"/>
      </w:pPr>
      <w:r w:rsidRPr="00116148">
        <w:t>10.</w:t>
      </w:r>
      <w:r w:rsidRPr="00116148">
        <w:tab/>
        <w:t>Dye C, Williams BG. Eliminating human tuberculosis in the twenty-first century. Journal of the Royal Society, Interface / the Royal Society. 2008 Jun 6;5(23):653-62</w:t>
      </w:r>
    </w:p>
    <w:p w14:paraId="7B5C96CE" w14:textId="77777777" w:rsidR="00116148" w:rsidRPr="00116148" w:rsidRDefault="00116148" w:rsidP="00116148">
      <w:pPr>
        <w:pStyle w:val="EndNoteBibliography"/>
        <w:spacing w:after="0"/>
      </w:pPr>
      <w:r w:rsidRPr="00116148">
        <w:t>11.</w:t>
      </w:r>
      <w:r w:rsidRPr="00116148">
        <w:tab/>
        <w:t>Baguelin M, Flasche S, Camacho A, Demiris N, Miller E, Edmunds WJ. Assessing Optimal Target Populations for Influenza Vaccination Programmes: An Evidence Synthesis and Modelling Study. PLoS medicine. 2013;10(10):e1001527</w:t>
      </w:r>
    </w:p>
    <w:p w14:paraId="2A1258B2" w14:textId="77777777" w:rsidR="00116148" w:rsidRPr="00116148" w:rsidRDefault="00116148" w:rsidP="00116148">
      <w:pPr>
        <w:pStyle w:val="EndNoteBibliography"/>
        <w:spacing w:after="0"/>
      </w:pPr>
      <w:r w:rsidRPr="00116148">
        <w:t>12.</w:t>
      </w:r>
      <w:r w:rsidRPr="00116148">
        <w:tab/>
        <w:t xml:space="preserve">WHO. Countdown to 2015, Global TB Report 2013 Supplement. 2013 </w:t>
      </w:r>
    </w:p>
    <w:p w14:paraId="1CE178D0" w14:textId="77777777" w:rsidR="00116148" w:rsidRPr="00116148" w:rsidRDefault="00116148" w:rsidP="00116148">
      <w:pPr>
        <w:pStyle w:val="EndNoteBibliography"/>
        <w:spacing w:after="0"/>
      </w:pPr>
      <w:r w:rsidRPr="00116148">
        <w:t>13.</w:t>
      </w:r>
      <w:r w:rsidRPr="00116148">
        <w:tab/>
        <w:t>Ditkowsky JB, Schwartzman K. Potential Cost-Effectiveness of a New Infant Tuberculosis Vaccine in South Africa - Implications for Clinical Trials: A Decision Analysis. PloS one. 2014;9(1):e83526</w:t>
      </w:r>
    </w:p>
    <w:p w14:paraId="10E4765E" w14:textId="77777777" w:rsidR="00116148" w:rsidRPr="00116148" w:rsidRDefault="00116148" w:rsidP="00116148">
      <w:pPr>
        <w:pStyle w:val="EndNoteBibliography"/>
        <w:spacing w:after="0"/>
      </w:pPr>
      <w:r w:rsidRPr="00116148">
        <w:t>14.</w:t>
      </w:r>
      <w:r w:rsidRPr="00116148">
        <w:tab/>
        <w:t>Rahman M, Sekimoto M, Takamatsu I, Hira K, Shimbo T, Toyoshima K, et al. Economic evaluation of universal BCG vaccination of Japanese infants. International journal of epidemiology. 2001 Apr;30(2):380-5</w:t>
      </w:r>
    </w:p>
    <w:p w14:paraId="279DAD78" w14:textId="77777777" w:rsidR="00116148" w:rsidRPr="00116148" w:rsidRDefault="00116148" w:rsidP="00116148">
      <w:pPr>
        <w:pStyle w:val="EndNoteBibliography"/>
        <w:spacing w:after="0"/>
      </w:pPr>
      <w:r w:rsidRPr="00116148">
        <w:t>15.</w:t>
      </w:r>
      <w:r w:rsidRPr="00116148">
        <w:tab/>
        <w:t>Young D, Dye C. The development and impact of tuberculosis vaccines. Cell. 2006 Feb 24;124(4):683-7</w:t>
      </w:r>
    </w:p>
    <w:p w14:paraId="6714ACB5" w14:textId="77777777" w:rsidR="00116148" w:rsidRPr="00116148" w:rsidRDefault="00116148" w:rsidP="00116148">
      <w:pPr>
        <w:pStyle w:val="EndNoteBibliography"/>
        <w:spacing w:after="0"/>
      </w:pPr>
      <w:r w:rsidRPr="00116148">
        <w:t>16.</w:t>
      </w:r>
      <w:r w:rsidRPr="00116148">
        <w:tab/>
        <w:t>Tseng CL, Oxlade O, Menzies D, Aspler A, Schwartzman K. Cost-effectiveness of novel vaccines for tuberculosis control: a decision analysis study. BMC Public Health. 2011;11:55</w:t>
      </w:r>
    </w:p>
    <w:p w14:paraId="1F328CF9" w14:textId="77777777" w:rsidR="00116148" w:rsidRPr="00116148" w:rsidRDefault="00116148" w:rsidP="00116148">
      <w:pPr>
        <w:pStyle w:val="EndNoteBibliography"/>
        <w:spacing w:after="0"/>
      </w:pPr>
      <w:r w:rsidRPr="00116148">
        <w:t>17.</w:t>
      </w:r>
      <w:r w:rsidRPr="00116148">
        <w:tab/>
        <w:t>Gomes MG, Franco AO, Gomes MC, Medley GF. The reinfection threshold promotes variability in tuberculosis epidemiology and vaccine efficacy. Proceedings Biological sciences / The Royal Society. 2004 Mar 22;271(1539):617-23</w:t>
      </w:r>
    </w:p>
    <w:p w14:paraId="7156F18A" w14:textId="77777777" w:rsidR="00116148" w:rsidRPr="00116148" w:rsidRDefault="00116148" w:rsidP="00116148">
      <w:pPr>
        <w:pStyle w:val="EndNoteBibliography"/>
        <w:spacing w:after="0"/>
      </w:pPr>
      <w:r w:rsidRPr="00116148">
        <w:t>18.</w:t>
      </w:r>
      <w:r w:rsidRPr="00116148">
        <w:tab/>
        <w:t>Murray CJ, Salomon JA. Modeling the impact of global tuberculosis control strategies. Proceedings of the National Academy of Sciences of the United States of America. 1998 Nov 10;95(23):13881-6</w:t>
      </w:r>
    </w:p>
    <w:p w14:paraId="2F7D271B" w14:textId="77777777" w:rsidR="00116148" w:rsidRPr="00116148" w:rsidRDefault="00116148" w:rsidP="00116148">
      <w:pPr>
        <w:pStyle w:val="EndNoteBibliography"/>
        <w:spacing w:after="0"/>
      </w:pPr>
      <w:r w:rsidRPr="00116148">
        <w:t>19.</w:t>
      </w:r>
      <w:r w:rsidRPr="00116148">
        <w:tab/>
        <w:t>Ziv E, Daley CL, Blower S. Potential public health impact of new tuberculosis vaccines. Emerging infectious diseases. 2004 Sep;10(9):1529-35</w:t>
      </w:r>
    </w:p>
    <w:p w14:paraId="6F5206E8" w14:textId="77777777" w:rsidR="00116148" w:rsidRPr="00116148" w:rsidRDefault="00116148" w:rsidP="00116148">
      <w:pPr>
        <w:pStyle w:val="EndNoteBibliography"/>
        <w:spacing w:after="0"/>
      </w:pPr>
      <w:r w:rsidRPr="00116148">
        <w:t>20.</w:t>
      </w:r>
      <w:r w:rsidRPr="00116148">
        <w:tab/>
        <w:t xml:space="preserve">World Bank. Data bank, school enrolment, secondary  [cited 2014 17th June]. Available from: </w:t>
      </w:r>
      <w:hyperlink r:id="rId27" w:history="1">
        <w:r w:rsidRPr="00116148">
          <w:rPr>
            <w:rStyle w:val="Hyperlink"/>
          </w:rPr>
          <w:t>http://data.worldbank.org/indicator/SE.SEC.ENRR</w:t>
        </w:r>
      </w:hyperlink>
      <w:r w:rsidRPr="00116148">
        <w:t>.</w:t>
      </w:r>
    </w:p>
    <w:p w14:paraId="38DFD2CA" w14:textId="77777777" w:rsidR="00116148" w:rsidRPr="00116148" w:rsidRDefault="00116148" w:rsidP="00116148">
      <w:pPr>
        <w:pStyle w:val="EndNoteBibliography"/>
        <w:spacing w:after="0"/>
      </w:pPr>
      <w:r w:rsidRPr="00116148">
        <w:lastRenderedPageBreak/>
        <w:t>21.</w:t>
      </w:r>
      <w:r w:rsidRPr="00116148">
        <w:tab/>
        <w:t>Zheng Y, Yang P, Wu S, Ma C, Seale H, MacIntyre CR, et al. A cross-sectional study of factors associated with uptake of vaccination against influenza among older residents in the postpandemic season in Beijing, China. BMJ Open. 2013 November 1, 2013;3(11)</w:t>
      </w:r>
    </w:p>
    <w:p w14:paraId="7DA6676C" w14:textId="77777777" w:rsidR="00116148" w:rsidRPr="00116148" w:rsidRDefault="00116148" w:rsidP="00116148">
      <w:pPr>
        <w:pStyle w:val="EndNoteBibliography"/>
        <w:spacing w:after="0"/>
      </w:pPr>
      <w:r w:rsidRPr="00116148">
        <w:t>22.</w:t>
      </w:r>
      <w:r w:rsidRPr="00116148">
        <w:tab/>
        <w:t>Wu S, Yang P, Li H, Ma C, Zhang Y, Wang Q. Influenza vaccination coverage rates among adults before and after the 2009 influenza pandemic and the reasons for non-vaccination in Beijing, China: a cross-sectional study. BMC Public Health. 2013;13:636</w:t>
      </w:r>
    </w:p>
    <w:p w14:paraId="73DA847B" w14:textId="77777777" w:rsidR="00116148" w:rsidRPr="00116148" w:rsidRDefault="00116148" w:rsidP="00116148">
      <w:pPr>
        <w:pStyle w:val="EndNoteBibliography"/>
        <w:spacing w:after="0"/>
      </w:pPr>
      <w:r w:rsidRPr="00116148">
        <w:t>23.</w:t>
      </w:r>
      <w:r w:rsidRPr="00116148">
        <w:tab/>
        <w:t>Blank PR, Bonnelye G, Ducastel A, Szucs TD. Attitudes of the general public and general practitioners in five countries towards pandemic and seasonal influenza vaccines during season 2009/2010. PloS one. 2012;7(10):e45450</w:t>
      </w:r>
    </w:p>
    <w:p w14:paraId="21195267" w14:textId="77777777" w:rsidR="00116148" w:rsidRPr="00116148" w:rsidRDefault="00116148" w:rsidP="00116148">
      <w:pPr>
        <w:pStyle w:val="EndNoteBibliography"/>
        <w:spacing w:after="0"/>
      </w:pPr>
      <w:r w:rsidRPr="00116148">
        <w:t>24.</w:t>
      </w:r>
      <w:r w:rsidRPr="00116148">
        <w:tab/>
        <w:t>Zhou L, Su Q, Xu Z, Feng A, Jin H, Wang S, et al. Seasonal influenza vaccination coverage rate of target groups in selected cities and provinces in China by season (2009/10 to 2011/12). PloS one. 2013;8(9):e73724</w:t>
      </w:r>
    </w:p>
    <w:p w14:paraId="637B0CA9" w14:textId="77777777" w:rsidR="00116148" w:rsidRPr="00116148" w:rsidRDefault="00116148" w:rsidP="00116148">
      <w:pPr>
        <w:pStyle w:val="EndNoteBibliography"/>
        <w:spacing w:after="0"/>
      </w:pPr>
      <w:r w:rsidRPr="00116148">
        <w:t>25.</w:t>
      </w:r>
      <w:r w:rsidRPr="00116148">
        <w:tab/>
        <w:t>Zhu D, Wang J, Wangen KR. Hepatitis B vaccination coverage rates among adults in rural China: Are economic barriers relevant? Vaccine. (0)</w:t>
      </w:r>
    </w:p>
    <w:p w14:paraId="02A1A808" w14:textId="77777777" w:rsidR="00116148" w:rsidRPr="00116148" w:rsidRDefault="00116148" w:rsidP="00116148">
      <w:pPr>
        <w:pStyle w:val="EndNoteBibliography"/>
        <w:spacing w:after="0"/>
      </w:pPr>
      <w:r w:rsidRPr="00116148">
        <w:t>26.</w:t>
      </w:r>
      <w:r w:rsidRPr="00116148">
        <w:tab/>
        <w:t>Marjoram P, Molitor J, Plagnol V, Tavare S. Markov chain Monte Carlo without likelihoods. Proceedings of the National Academy of Sciences of the United States of America. 2003 Dec 23;100(26):15324-8</w:t>
      </w:r>
    </w:p>
    <w:p w14:paraId="0EB7FF52" w14:textId="77777777" w:rsidR="00A73840" w:rsidRDefault="00F52A66">
      <w:r>
        <w:fldChar w:fldCharType="end"/>
      </w:r>
    </w:p>
    <w:sectPr w:rsidR="00A738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ebecca Harris" w:date="2014-10-04T20:11:00Z" w:initials="RH">
    <w:p w14:paraId="4E9AC23C" w14:textId="77777777" w:rsidR="00CF3502" w:rsidRDefault="00CF3502" w:rsidP="004A7AA0">
      <w:pPr>
        <w:pStyle w:val="CommentText"/>
      </w:pPr>
      <w:r>
        <w:rPr>
          <w:rStyle w:val="CommentReference"/>
        </w:rPr>
        <w:annotationRef/>
      </w:r>
      <w:r>
        <w:t>Wrong word</w:t>
      </w:r>
    </w:p>
  </w:comment>
  <w:comment w:id="2" w:author="Rebecca Harris" w:date="2014-10-05T11:01:00Z" w:initials="RH">
    <w:p w14:paraId="12237242" w14:textId="2F397C9B" w:rsidR="00CF3502" w:rsidRDefault="00CF3502">
      <w:pPr>
        <w:pStyle w:val="CommentText"/>
      </w:pPr>
      <w:r>
        <w:rPr>
          <w:rStyle w:val="CommentReference"/>
        </w:rPr>
        <w:annotationRef/>
      </w:r>
      <w:r>
        <w:t>Add ref</w:t>
      </w:r>
    </w:p>
  </w:comment>
  <w:comment w:id="3" w:author="Rebecca Harris" w:date="2014-09-02T09:03:00Z" w:initials="RH">
    <w:p w14:paraId="1D422ABC" w14:textId="77777777" w:rsidR="00CF3502" w:rsidRDefault="00CF3502" w:rsidP="00243AAB">
      <w:pPr>
        <w:pStyle w:val="CommentText"/>
      </w:pPr>
      <w:r>
        <w:rPr>
          <w:rStyle w:val="CommentReference"/>
        </w:rPr>
        <w:annotationRef/>
      </w:r>
      <w:r>
        <w:t>Add in other references</w:t>
      </w:r>
    </w:p>
  </w:comment>
  <w:comment w:id="4" w:author="Richard White" w:date="2014-09-09T12:10:00Z" w:initials="RW">
    <w:p w14:paraId="473D0EF6" w14:textId="58891E7E" w:rsidR="00CF3502" w:rsidRDefault="00CF3502">
      <w:pPr>
        <w:pStyle w:val="CommentText"/>
      </w:pPr>
      <w:r>
        <w:rPr>
          <w:rStyle w:val="CommentReference"/>
        </w:rPr>
        <w:annotationRef/>
      </w:r>
      <w:r>
        <w:t>You are not fitting parameters, you are fitting to population chars, by varying model parameters</w:t>
      </w:r>
    </w:p>
  </w:comment>
  <w:comment w:id="5" w:author="Rebecca Harris" w:date="2014-10-05T22:01:00Z" w:initials="RH">
    <w:p w14:paraId="762F67D2" w14:textId="77777777" w:rsidR="00CF3502" w:rsidRDefault="00CF3502" w:rsidP="007B6F29">
      <w:pPr>
        <w:pStyle w:val="CommentText"/>
      </w:pPr>
      <w:r>
        <w:rPr>
          <w:rStyle w:val="CommentReference"/>
        </w:rPr>
        <w:annotationRef/>
      </w:r>
      <w:r>
        <w:rPr>
          <w:rFonts w:ascii="Calibri" w:hAnsi="Calibri" w:cs="Calibri"/>
          <w:sz w:val="26"/>
          <w:szCs w:val="26"/>
          <w:lang w:val="en-US"/>
        </w:rPr>
        <w:t xml:space="preserve">K. K. </w:t>
      </w:r>
      <w:proofErr w:type="spellStart"/>
      <w:r>
        <w:rPr>
          <w:rFonts w:ascii="Calibri" w:hAnsi="Calibri" w:cs="Calibri"/>
          <w:sz w:val="26"/>
          <w:szCs w:val="26"/>
          <w:lang w:val="en-US"/>
        </w:rPr>
        <w:t>Orroth</w:t>
      </w:r>
      <w:proofErr w:type="spellEnd"/>
      <w:r>
        <w:rPr>
          <w:rFonts w:ascii="Calibri" w:hAnsi="Calibri" w:cs="Calibri"/>
          <w:sz w:val="26"/>
          <w:szCs w:val="26"/>
          <w:lang w:val="en-US"/>
        </w:rPr>
        <w:t xml:space="preserve">, R. G. White, E. L. </w:t>
      </w:r>
      <w:proofErr w:type="spellStart"/>
      <w:r>
        <w:rPr>
          <w:rFonts w:ascii="Calibri" w:hAnsi="Calibri" w:cs="Calibri"/>
          <w:sz w:val="26"/>
          <w:szCs w:val="26"/>
          <w:lang w:val="en-US"/>
        </w:rPr>
        <w:t>Korenromp</w:t>
      </w:r>
      <w:proofErr w:type="spellEnd"/>
      <w:r>
        <w:rPr>
          <w:rFonts w:ascii="Calibri" w:hAnsi="Calibri" w:cs="Calibri"/>
          <w:sz w:val="26"/>
          <w:szCs w:val="26"/>
          <w:lang w:val="en-US"/>
        </w:rPr>
        <w:t xml:space="preserve">, R. Bakker, J. </w:t>
      </w:r>
      <w:proofErr w:type="spellStart"/>
      <w:r>
        <w:rPr>
          <w:rFonts w:ascii="Calibri" w:hAnsi="Calibri" w:cs="Calibri"/>
          <w:sz w:val="26"/>
          <w:szCs w:val="26"/>
          <w:lang w:val="en-US"/>
        </w:rPr>
        <w:t>Changalucha</w:t>
      </w:r>
      <w:proofErr w:type="spellEnd"/>
      <w:r>
        <w:rPr>
          <w:rFonts w:ascii="Calibri" w:hAnsi="Calibri" w:cs="Calibri"/>
          <w:sz w:val="26"/>
          <w:szCs w:val="26"/>
          <w:lang w:val="en-US"/>
        </w:rPr>
        <w:t xml:space="preserve">, J. D. </w:t>
      </w:r>
      <w:proofErr w:type="spellStart"/>
      <w:r>
        <w:rPr>
          <w:rFonts w:ascii="Calibri" w:hAnsi="Calibri" w:cs="Calibri"/>
          <w:sz w:val="26"/>
          <w:szCs w:val="26"/>
          <w:lang w:val="en-US"/>
        </w:rPr>
        <w:t>Habbema</w:t>
      </w:r>
      <w:proofErr w:type="spellEnd"/>
      <w:r>
        <w:rPr>
          <w:rFonts w:ascii="Calibri" w:hAnsi="Calibri" w:cs="Calibri"/>
          <w:sz w:val="26"/>
          <w:szCs w:val="26"/>
          <w:lang w:val="en-US"/>
        </w:rPr>
        <w:t xml:space="preserve">, R. J. Hayes, Empirical observations underestimate the proportion of human immunodeficiency virus infections attributable to sexually transmitted diseases in the </w:t>
      </w:r>
      <w:proofErr w:type="spellStart"/>
      <w:r>
        <w:rPr>
          <w:rFonts w:ascii="Calibri" w:hAnsi="Calibri" w:cs="Calibri"/>
          <w:sz w:val="26"/>
          <w:szCs w:val="26"/>
          <w:lang w:val="en-US"/>
        </w:rPr>
        <w:t>Mwanza</w:t>
      </w:r>
      <w:proofErr w:type="spellEnd"/>
      <w:r>
        <w:rPr>
          <w:rFonts w:ascii="Calibri" w:hAnsi="Calibri" w:cs="Calibri"/>
          <w:sz w:val="26"/>
          <w:szCs w:val="26"/>
          <w:lang w:val="en-US"/>
        </w:rPr>
        <w:t xml:space="preserve"> and </w:t>
      </w:r>
      <w:proofErr w:type="spellStart"/>
      <w:r>
        <w:rPr>
          <w:rFonts w:ascii="Calibri" w:hAnsi="Calibri" w:cs="Calibri"/>
          <w:sz w:val="26"/>
          <w:szCs w:val="26"/>
          <w:lang w:val="en-US"/>
        </w:rPr>
        <w:t>Rakai</w:t>
      </w:r>
      <w:proofErr w:type="spellEnd"/>
      <w:r>
        <w:rPr>
          <w:rFonts w:ascii="Calibri" w:hAnsi="Calibri" w:cs="Calibri"/>
          <w:sz w:val="26"/>
          <w:szCs w:val="26"/>
          <w:lang w:val="en-US"/>
        </w:rPr>
        <w:t xml:space="preserve"> sexually transmitted disease treatment trials: Simulation results. </w:t>
      </w:r>
      <w:r>
        <w:rPr>
          <w:rFonts w:ascii="Calibri" w:hAnsi="Calibri" w:cs="Calibri"/>
          <w:i/>
          <w:iCs/>
          <w:sz w:val="26"/>
          <w:szCs w:val="26"/>
          <w:lang w:val="en-US"/>
        </w:rPr>
        <w:t xml:space="preserve">Sex </w:t>
      </w:r>
      <w:proofErr w:type="spellStart"/>
      <w:r>
        <w:rPr>
          <w:rFonts w:ascii="Calibri" w:hAnsi="Calibri" w:cs="Calibri"/>
          <w:i/>
          <w:iCs/>
          <w:sz w:val="26"/>
          <w:szCs w:val="26"/>
          <w:lang w:val="en-US"/>
        </w:rPr>
        <w:t>Transm</w:t>
      </w:r>
      <w:proofErr w:type="spellEnd"/>
      <w:r>
        <w:rPr>
          <w:rFonts w:ascii="Calibri" w:hAnsi="Calibri" w:cs="Calibri"/>
          <w:i/>
          <w:iCs/>
          <w:sz w:val="26"/>
          <w:szCs w:val="26"/>
          <w:lang w:val="en-US"/>
        </w:rPr>
        <w:t xml:space="preserve"> Dis</w:t>
      </w:r>
      <w:r>
        <w:rPr>
          <w:rFonts w:ascii="Calibri" w:hAnsi="Calibri" w:cs="Calibri"/>
          <w:sz w:val="26"/>
          <w:szCs w:val="26"/>
          <w:lang w:val="en-US"/>
        </w:rPr>
        <w:t xml:space="preserve"> </w:t>
      </w:r>
      <w:r>
        <w:rPr>
          <w:rFonts w:ascii="Calibri" w:hAnsi="Calibri" w:cs="Calibri"/>
          <w:b/>
          <w:bCs/>
          <w:sz w:val="26"/>
          <w:szCs w:val="26"/>
          <w:lang w:val="en-US"/>
        </w:rPr>
        <w:t>33</w:t>
      </w:r>
      <w:r>
        <w:rPr>
          <w:rFonts w:ascii="Calibri" w:hAnsi="Calibri" w:cs="Calibri"/>
          <w:sz w:val="26"/>
          <w:szCs w:val="26"/>
          <w:lang w:val="en-US"/>
        </w:rPr>
        <w:t>, 536-544 (2006).</w:t>
      </w:r>
    </w:p>
  </w:comment>
  <w:comment w:id="6" w:author="Rebecca Harris" w:date="2014-10-05T22:44:00Z" w:initials="RH">
    <w:p w14:paraId="57AB5065" w14:textId="22BB1E53" w:rsidR="00CF3502" w:rsidRDefault="00CF3502">
      <w:pPr>
        <w:pStyle w:val="CommentText"/>
      </w:pPr>
      <w:r>
        <w:rPr>
          <w:rStyle w:val="CommentReference"/>
        </w:rPr>
        <w:annotationRef/>
      </w:r>
      <w:r>
        <w:t>Depends on which table selected.</w:t>
      </w:r>
    </w:p>
  </w:comment>
  <w:comment w:id="7" w:author="Rebecca Harris" w:date="2014-10-05T23:57:00Z" w:initials="RH">
    <w:p w14:paraId="343962EB" w14:textId="6E04443B" w:rsidR="00CF3502" w:rsidRDefault="00CF3502" w:rsidP="00B56466">
      <w:pPr>
        <w:spacing w:line="480" w:lineRule="auto"/>
        <w:jc w:val="both"/>
      </w:pPr>
      <w:r>
        <w:rPr>
          <w:rStyle w:val="CommentReference"/>
        </w:rPr>
        <w:annotationRef/>
      </w:r>
      <w:r>
        <w:t xml:space="preserve">Richard’s comment: [summarise what figs show 0 – seems to fall later in older age groups, which, depending on how you </w:t>
      </w:r>
      <w:proofErr w:type="spellStart"/>
      <w:r>
        <w:t>calc</w:t>
      </w:r>
      <w:proofErr w:type="spellEnd"/>
      <w:r>
        <w:t xml:space="preserve"> this, might be a reflection of the age mixing assumptions you have modelled (if so is very nice!)]</w:t>
      </w:r>
    </w:p>
    <w:p w14:paraId="07525D57" w14:textId="7DD374EB" w:rsidR="00CF3502" w:rsidRDefault="00CF3502">
      <w:pPr>
        <w:pStyle w:val="CommentText"/>
      </w:pPr>
    </w:p>
  </w:comment>
  <w:comment w:id="8" w:author="Rebecca Harris" w:date="2014-10-06T00:02:00Z" w:initials="RH">
    <w:p w14:paraId="53A7A8F8" w14:textId="274A5D72" w:rsidR="00CF3502" w:rsidRDefault="00CF3502">
      <w:pPr>
        <w:pStyle w:val="CommentText"/>
      </w:pPr>
      <w:r>
        <w:rPr>
          <w:rStyle w:val="CommentReference"/>
        </w:rPr>
        <w:annotationRef/>
      </w:r>
      <w:r>
        <w:t>Not sure I understand why! Richard, can you explain your comment above? Elderly have lowest contact rates, therefore not sure I see why this would mean they decline later than the others?</w:t>
      </w:r>
    </w:p>
  </w:comment>
  <w:comment w:id="9" w:author="Rebecca Harris" w:date="2014-10-06T01:28:00Z" w:initials="RH">
    <w:p w14:paraId="4FAA79FA" w14:textId="2E761965" w:rsidR="00CF3502" w:rsidRDefault="00CF3502">
      <w:pPr>
        <w:pStyle w:val="CommentText"/>
      </w:pPr>
      <w:r>
        <w:rPr>
          <w:rStyle w:val="CommentReference"/>
        </w:rPr>
        <w:annotationRef/>
      </w:r>
      <w:r>
        <w:t>Figures 7 and beyond</w:t>
      </w:r>
    </w:p>
  </w:comment>
  <w:comment w:id="10" w:author="Rebecca Harris" w:date="2014-10-06T01:29:00Z" w:initials="RH">
    <w:p w14:paraId="459726F2" w14:textId="1EB08F2B" w:rsidR="00CF3502" w:rsidRDefault="00CF3502">
      <w:pPr>
        <w:pStyle w:val="CommentText"/>
      </w:pPr>
      <w:r>
        <w:rPr>
          <w:rStyle w:val="CommentReference"/>
        </w:rPr>
        <w:annotationRef/>
      </w:r>
      <w:r>
        <w:t xml:space="preserve">Figure of new </w:t>
      </w:r>
      <w:proofErr w:type="spellStart"/>
      <w:r>
        <w:t>vs</w:t>
      </w:r>
      <w:proofErr w:type="spellEnd"/>
      <w:r>
        <w:t xml:space="preserve"> reactivation</w:t>
      </w:r>
    </w:p>
  </w:comment>
  <w:comment w:id="11" w:author="Richard White" w:date="2014-10-02T18:43:00Z" w:initials="RGW">
    <w:p w14:paraId="19F31AAE" w14:textId="77777777" w:rsidR="00CF3502" w:rsidRDefault="00CF3502" w:rsidP="000E351B">
      <w:pPr>
        <w:pStyle w:val="CommentText"/>
      </w:pPr>
      <w:r>
        <w:rPr>
          <w:rStyle w:val="CommentReference"/>
        </w:rPr>
        <w:annotationRef/>
      </w:r>
      <w:r>
        <w:t xml:space="preserve">Give average in target </w:t>
      </w:r>
      <w:proofErr w:type="spellStart"/>
      <w:r>
        <w:t>grp</w:t>
      </w:r>
      <w:proofErr w:type="spellEnd"/>
      <w:r>
        <w:t xml:space="preserve"> 55+</w:t>
      </w:r>
    </w:p>
  </w:comment>
  <w:comment w:id="12" w:author="Rebecca Harris" w:date="2014-10-06T01:19:00Z" w:initials="RH">
    <w:p w14:paraId="650D5722" w14:textId="2EFA0652" w:rsidR="00CF3502" w:rsidRDefault="00CF3502">
      <w:pPr>
        <w:pStyle w:val="CommentText"/>
      </w:pPr>
      <w:r>
        <w:rPr>
          <w:rStyle w:val="CommentReference"/>
        </w:rPr>
        <w:annotationRef/>
      </w:r>
      <w:r>
        <w:t xml:space="preserve">65+ will not receive vaccine, only those aged 55-64, therefore doesn’t matter what </w:t>
      </w:r>
      <w:proofErr w:type="spellStart"/>
      <w:r>
        <w:t>prev</w:t>
      </w:r>
      <w:proofErr w:type="spellEnd"/>
      <w:r>
        <w:t xml:space="preserve"> of infection is in 65</w:t>
      </w:r>
      <w:proofErr w:type="gramStart"/>
      <w:r>
        <w:t>+  age</w:t>
      </w:r>
      <w:proofErr w:type="gramEnd"/>
      <w:r>
        <w:t xml:space="preserve"> group (they are covered by duration of protection as opposed to new vaccination), so have left it as 55-64.</w:t>
      </w:r>
    </w:p>
  </w:comment>
  <w:comment w:id="14" w:author="Richard White" w:date="2014-10-02T18:43:00Z" w:initials="RGW">
    <w:p w14:paraId="70BD0294" w14:textId="77777777" w:rsidR="00CF3502" w:rsidRDefault="00CF3502" w:rsidP="000E351B">
      <w:pPr>
        <w:pStyle w:val="CommentText"/>
      </w:pPr>
      <w:r>
        <w:rPr>
          <w:rStyle w:val="CommentReference"/>
        </w:rPr>
        <w:annotationRef/>
      </w:r>
      <w:r>
        <w:t>You do not show this. Therefore you can’t say it. Again suggest you need to show results in \&lt;55,55-</w:t>
      </w:r>
      <w:proofErr w:type="gramStart"/>
      <w:r>
        <w:t>64 ,</w:t>
      </w:r>
      <w:proofErr w:type="gramEnd"/>
      <w:r>
        <w:t xml:space="preserve"> 65+ and all ages</w:t>
      </w:r>
    </w:p>
  </w:comment>
  <w:comment w:id="16" w:author="Richard White" w:date="2014-10-06T00:52:00Z" w:initials="RGW">
    <w:p w14:paraId="3B6593FA" w14:textId="56DB3444" w:rsidR="00CF3502" w:rsidRDefault="00CF3502" w:rsidP="000E351B">
      <w:pPr>
        <w:pStyle w:val="CommentText"/>
      </w:pPr>
      <w:r>
        <w:rPr>
          <w:rStyle w:val="CommentReference"/>
        </w:rPr>
        <w:annotationRef/>
      </w:r>
    </w:p>
    <w:p w14:paraId="42BCB2BF" w14:textId="77777777" w:rsidR="00CF3502" w:rsidRDefault="00CF3502" w:rsidP="000E351B">
      <w:pPr>
        <w:pStyle w:val="CommentText"/>
      </w:pPr>
      <w:r>
        <w:t>I suggest you don’t show results you don’t understand</w:t>
      </w:r>
    </w:p>
  </w:comment>
  <w:comment w:id="13" w:author="Rebecca Harris" w:date="2014-10-06T01:40:00Z" w:initials="RH">
    <w:p w14:paraId="295499B1" w14:textId="5FF89823" w:rsidR="004A4BF5" w:rsidRDefault="004A4BF5">
      <w:pPr>
        <w:pStyle w:val="CommentText"/>
      </w:pPr>
      <w:r>
        <w:rPr>
          <w:rStyle w:val="CommentReference"/>
        </w:rPr>
        <w:annotationRef/>
      </w:r>
      <w:r>
        <w:t xml:space="preserve">Still trying to make sense of the NNV numbers, </w:t>
      </w:r>
    </w:p>
  </w:comment>
  <w:comment w:id="17" w:author="Rebecca Harris" w:date="2014-10-06T00:34:00Z" w:initials="RH">
    <w:p w14:paraId="0AC90CCA" w14:textId="524422C7" w:rsidR="00CF3502" w:rsidRDefault="00CF3502">
      <w:pPr>
        <w:pStyle w:val="CommentText"/>
      </w:pPr>
      <w:r>
        <w:rPr>
          <w:rStyle w:val="CommentReference"/>
        </w:rPr>
        <w:annotationRef/>
      </w:r>
      <w:r>
        <w:t xml:space="preserve">Add key numbers in to first </w:t>
      </w:r>
      <w:proofErr w:type="spellStart"/>
      <w:r>
        <w:t>para</w:t>
      </w:r>
      <w:proofErr w:type="spellEnd"/>
    </w:p>
    <w:p w14:paraId="7C45E839" w14:textId="77777777" w:rsidR="00CF3502" w:rsidRDefault="00CF3502">
      <w:pPr>
        <w:pStyle w:val="CommentText"/>
      </w:pPr>
    </w:p>
    <w:p w14:paraId="20EAC413" w14:textId="77777777" w:rsidR="00CF3502" w:rsidRDefault="00CF3502">
      <w:pPr>
        <w:pStyle w:val="CommentText"/>
      </w:pPr>
    </w:p>
    <w:p w14:paraId="6970DFFF" w14:textId="77777777" w:rsidR="00CF3502" w:rsidRDefault="00CF3502">
      <w:pPr>
        <w:pStyle w:val="CommentText"/>
      </w:pPr>
    </w:p>
    <w:p w14:paraId="2A4E2456" w14:textId="77777777" w:rsidR="00CF3502" w:rsidRDefault="00CF3502">
      <w:pPr>
        <w:pStyle w:val="CommentText"/>
      </w:pPr>
    </w:p>
    <w:p w14:paraId="076BFB11" w14:textId="77777777" w:rsidR="00CF3502" w:rsidRDefault="00CF3502" w:rsidP="0057371E">
      <w:pPr>
        <w:spacing w:line="480" w:lineRule="auto"/>
        <w:jc w:val="both"/>
      </w:pPr>
      <w:r>
        <w:t>The highest impact vaccine profile reduced the incidence rate from a baseline of 48.3/100,000population/year to 37.9/100,000population/year in 2050, equivalent to 2,978,349 cases averted over the 2025-2050 period (Table 2). The same profile reduced mortality from 2.09/100,000population/year to 1.63/100,000population/year and avoided 112,057 deaths from 2025-2050.</w:t>
      </w:r>
      <w:r>
        <w:rPr>
          <w:rStyle w:val="CommentReference"/>
        </w:rPr>
        <w:annotationRef/>
      </w:r>
    </w:p>
    <w:p w14:paraId="12D4C3E6" w14:textId="77777777" w:rsidR="00CF3502" w:rsidRDefault="00CF3502">
      <w:pPr>
        <w:pStyle w:val="CommentText"/>
      </w:pPr>
    </w:p>
  </w:comment>
  <w:comment w:id="18" w:author="Rebecca Harris" w:date="2014-10-06T00:53:00Z" w:initials="RH">
    <w:p w14:paraId="3A592BA8" w14:textId="77777777" w:rsidR="00CF3502" w:rsidRDefault="00CF3502" w:rsidP="005E7F41">
      <w:pPr>
        <w:spacing w:line="480" w:lineRule="auto"/>
        <w:jc w:val="both"/>
      </w:pPr>
      <w:r>
        <w:rPr>
          <w:rStyle w:val="CommentReference"/>
        </w:rPr>
        <w:annotationRef/>
      </w:r>
      <w:r>
        <w:t>Pre-infection vaccines, designed to protect from progression to disease only if delivered to individuals never infected with TB</w:t>
      </w:r>
      <w:r>
        <w:rPr>
          <w:rStyle w:val="CommentReference"/>
        </w:rPr>
        <w:annotationRef/>
      </w:r>
      <w:r>
        <w:t>, were estimated to have very little direct impact on incidence and mortality rates in the elderly, and an even smaller indirect impact in other age groups. Post-infection vaccines on the other hand, designed to protect from disease whether given to never-infected, latently infected or recovered populations</w:t>
      </w:r>
      <w:r>
        <w:rPr>
          <w:rStyle w:val="CommentReference"/>
        </w:rPr>
        <w:annotationRef/>
      </w:r>
      <w:r>
        <w:t>, are estimated to have a much higher impact</w:t>
      </w:r>
      <w:r>
        <w:rPr>
          <w:rStyle w:val="CommentReference"/>
        </w:rPr>
        <w:annotationRef/>
      </w:r>
      <w:r>
        <w:t>; with even the lowest impact post-exposure vaccine profile (40%VE with 30% coverage) demonstrating a reduction in overall incidence and mortality rates within a similar range to the highest impact pre-exposure profile (80%VE and 70% coverage).</w:t>
      </w:r>
    </w:p>
    <w:p w14:paraId="4C898C0D" w14:textId="53CEA9E9" w:rsidR="00CF3502" w:rsidRDefault="00CF3502">
      <w:pPr>
        <w:pStyle w:val="CommentText"/>
      </w:pPr>
    </w:p>
  </w:comment>
  <w:comment w:id="19" w:author="Richard White" w:date="2014-10-05T23:21:00Z" w:initials="RW">
    <w:p w14:paraId="6941A18F" w14:textId="77777777" w:rsidR="00CF3502" w:rsidRDefault="00CF3502" w:rsidP="00725B57">
      <w:pPr>
        <w:pStyle w:val="CommentText"/>
      </w:pPr>
      <w:r>
        <w:rPr>
          <w:rStyle w:val="CommentReference"/>
        </w:rPr>
        <w:annotationRef/>
      </w:r>
      <w:r>
        <w:t xml:space="preserve">Did they not have a confidence interval? If </w:t>
      </w:r>
      <w:proofErr w:type="gramStart"/>
      <w:r>
        <w:t>so ,</w:t>
      </w:r>
      <w:proofErr w:type="gramEnd"/>
      <w:r>
        <w:t xml:space="preserve"> why are you not showing it? (</w:t>
      </w:r>
      <w:proofErr w:type="gramStart"/>
      <w:r>
        <w:t>applies</w:t>
      </w:r>
      <w:proofErr w:type="gramEnd"/>
      <w:r>
        <w:t xml:space="preserve"> here and elsewhere)</w:t>
      </w:r>
    </w:p>
  </w:comment>
  <w:comment w:id="20" w:author="Rebecca Harris" w:date="2014-10-05T23:21:00Z" w:initials="RH">
    <w:p w14:paraId="15DFD3B4" w14:textId="77777777" w:rsidR="00CF3502" w:rsidRDefault="00CF3502" w:rsidP="00725B57">
      <w:pPr>
        <w:pStyle w:val="CommentText"/>
      </w:pPr>
      <w:r>
        <w:rPr>
          <w:rStyle w:val="CommentReference"/>
        </w:rPr>
        <w:annotationRef/>
      </w:r>
      <w:r>
        <w:t xml:space="preserve">CIs are on here – they’re just very narrow on the mortality data.  </w:t>
      </w:r>
    </w:p>
    <w:tbl>
      <w:tblPr>
        <w:tblW w:w="5300" w:type="dxa"/>
        <w:tblInd w:w="93" w:type="dxa"/>
        <w:tblLook w:val="04A0" w:firstRow="1" w:lastRow="0" w:firstColumn="1" w:lastColumn="0" w:noHBand="0" w:noVBand="1"/>
      </w:tblPr>
      <w:tblGrid>
        <w:gridCol w:w="1060"/>
        <w:gridCol w:w="1060"/>
        <w:gridCol w:w="1060"/>
        <w:gridCol w:w="1060"/>
        <w:gridCol w:w="1060"/>
      </w:tblGrid>
      <w:tr w:rsidR="00CF3502" w:rsidRPr="004A35E7" w14:paraId="00A4BEB7" w14:textId="77777777" w:rsidTr="004A35E7">
        <w:trPr>
          <w:trHeight w:val="300"/>
        </w:trPr>
        <w:tc>
          <w:tcPr>
            <w:tcW w:w="1060" w:type="dxa"/>
            <w:tcBorders>
              <w:top w:val="nil"/>
              <w:left w:val="nil"/>
              <w:bottom w:val="nil"/>
              <w:right w:val="nil"/>
            </w:tcBorders>
            <w:shd w:val="clear" w:color="auto" w:fill="auto"/>
            <w:noWrap/>
            <w:vAlign w:val="bottom"/>
            <w:hideMark/>
          </w:tcPr>
          <w:p w14:paraId="46C95152" w14:textId="77777777" w:rsidR="00CF3502" w:rsidRPr="004A35E7" w:rsidRDefault="00CF3502" w:rsidP="004A35E7">
            <w:pPr>
              <w:spacing w:after="0" w:line="240" w:lineRule="auto"/>
              <w:jc w:val="right"/>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2010</w:t>
            </w:r>
          </w:p>
        </w:tc>
        <w:tc>
          <w:tcPr>
            <w:tcW w:w="1060" w:type="dxa"/>
            <w:tcBorders>
              <w:top w:val="nil"/>
              <w:left w:val="nil"/>
              <w:bottom w:val="nil"/>
              <w:right w:val="nil"/>
            </w:tcBorders>
            <w:shd w:val="clear" w:color="auto" w:fill="auto"/>
            <w:noWrap/>
            <w:vAlign w:val="bottom"/>
            <w:hideMark/>
          </w:tcPr>
          <w:p w14:paraId="344181B8" w14:textId="77777777" w:rsidR="00CF3502" w:rsidRPr="004A35E7" w:rsidRDefault="00CF3502" w:rsidP="004A35E7">
            <w:pPr>
              <w:spacing w:after="0" w:line="240" w:lineRule="auto"/>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0-14</w:t>
            </w:r>
          </w:p>
        </w:tc>
        <w:tc>
          <w:tcPr>
            <w:tcW w:w="1060" w:type="dxa"/>
            <w:tcBorders>
              <w:top w:val="nil"/>
              <w:left w:val="nil"/>
              <w:bottom w:val="nil"/>
              <w:right w:val="nil"/>
            </w:tcBorders>
            <w:shd w:val="clear" w:color="auto" w:fill="auto"/>
            <w:noWrap/>
            <w:vAlign w:val="bottom"/>
            <w:hideMark/>
          </w:tcPr>
          <w:p w14:paraId="501A3BE5" w14:textId="77777777" w:rsidR="00CF3502" w:rsidRPr="004A35E7" w:rsidRDefault="00CF3502" w:rsidP="004A35E7">
            <w:pPr>
              <w:spacing w:after="0" w:line="240" w:lineRule="auto"/>
              <w:jc w:val="right"/>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0.29</w:t>
            </w:r>
          </w:p>
        </w:tc>
        <w:tc>
          <w:tcPr>
            <w:tcW w:w="1060" w:type="dxa"/>
            <w:tcBorders>
              <w:top w:val="nil"/>
              <w:left w:val="nil"/>
              <w:bottom w:val="nil"/>
              <w:right w:val="nil"/>
            </w:tcBorders>
            <w:shd w:val="clear" w:color="auto" w:fill="auto"/>
            <w:noWrap/>
            <w:vAlign w:val="bottom"/>
            <w:hideMark/>
          </w:tcPr>
          <w:p w14:paraId="1978A80B" w14:textId="77777777" w:rsidR="00CF3502" w:rsidRPr="004A35E7" w:rsidRDefault="00CF3502" w:rsidP="004A35E7">
            <w:pPr>
              <w:spacing w:after="0" w:line="240" w:lineRule="auto"/>
              <w:jc w:val="right"/>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0.27</w:t>
            </w:r>
          </w:p>
        </w:tc>
        <w:tc>
          <w:tcPr>
            <w:tcW w:w="1060" w:type="dxa"/>
            <w:tcBorders>
              <w:top w:val="nil"/>
              <w:left w:val="nil"/>
              <w:bottom w:val="nil"/>
              <w:right w:val="nil"/>
            </w:tcBorders>
            <w:shd w:val="clear" w:color="auto" w:fill="auto"/>
            <w:noWrap/>
            <w:vAlign w:val="bottom"/>
            <w:hideMark/>
          </w:tcPr>
          <w:p w14:paraId="44D37E65" w14:textId="77777777" w:rsidR="00CF3502" w:rsidRPr="004A35E7" w:rsidRDefault="00CF3502" w:rsidP="004A35E7">
            <w:pPr>
              <w:spacing w:after="0" w:line="240" w:lineRule="auto"/>
              <w:jc w:val="right"/>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0.32</w:t>
            </w:r>
          </w:p>
        </w:tc>
      </w:tr>
      <w:tr w:rsidR="00CF3502" w:rsidRPr="004A35E7" w14:paraId="7E1A2EAB" w14:textId="77777777" w:rsidTr="004A35E7">
        <w:trPr>
          <w:trHeight w:val="300"/>
        </w:trPr>
        <w:tc>
          <w:tcPr>
            <w:tcW w:w="1060" w:type="dxa"/>
            <w:tcBorders>
              <w:top w:val="nil"/>
              <w:left w:val="nil"/>
              <w:bottom w:val="nil"/>
              <w:right w:val="nil"/>
            </w:tcBorders>
            <w:shd w:val="clear" w:color="auto" w:fill="auto"/>
            <w:noWrap/>
            <w:vAlign w:val="bottom"/>
            <w:hideMark/>
          </w:tcPr>
          <w:p w14:paraId="4B3513AC" w14:textId="77777777" w:rsidR="00CF3502" w:rsidRPr="004A35E7" w:rsidRDefault="00CF3502" w:rsidP="004A35E7">
            <w:pPr>
              <w:spacing w:after="0" w:line="240" w:lineRule="auto"/>
              <w:rPr>
                <w:rFonts w:ascii="Calibri" w:eastAsia="Times New Roman" w:hAnsi="Calibri" w:cs="Times New Roman"/>
                <w:color w:val="000000"/>
                <w:sz w:val="24"/>
                <w:szCs w:val="24"/>
              </w:rPr>
            </w:pPr>
          </w:p>
        </w:tc>
        <w:tc>
          <w:tcPr>
            <w:tcW w:w="1060" w:type="dxa"/>
            <w:tcBorders>
              <w:top w:val="nil"/>
              <w:left w:val="nil"/>
              <w:bottom w:val="nil"/>
              <w:right w:val="nil"/>
            </w:tcBorders>
            <w:shd w:val="clear" w:color="auto" w:fill="auto"/>
            <w:noWrap/>
            <w:vAlign w:val="bottom"/>
            <w:hideMark/>
          </w:tcPr>
          <w:p w14:paraId="4E40993B" w14:textId="77777777" w:rsidR="00CF3502" w:rsidRPr="004A35E7" w:rsidRDefault="00CF3502" w:rsidP="004A35E7">
            <w:pPr>
              <w:spacing w:after="0" w:line="240" w:lineRule="auto"/>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15-59</w:t>
            </w:r>
          </w:p>
        </w:tc>
        <w:tc>
          <w:tcPr>
            <w:tcW w:w="1060" w:type="dxa"/>
            <w:tcBorders>
              <w:top w:val="nil"/>
              <w:left w:val="nil"/>
              <w:bottom w:val="nil"/>
              <w:right w:val="nil"/>
            </w:tcBorders>
            <w:shd w:val="clear" w:color="auto" w:fill="auto"/>
            <w:noWrap/>
            <w:vAlign w:val="bottom"/>
            <w:hideMark/>
          </w:tcPr>
          <w:p w14:paraId="1F435962" w14:textId="77777777" w:rsidR="00CF3502" w:rsidRPr="004A35E7" w:rsidRDefault="00CF3502" w:rsidP="004A35E7">
            <w:pPr>
              <w:spacing w:after="0" w:line="240" w:lineRule="auto"/>
              <w:jc w:val="right"/>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1.91</w:t>
            </w:r>
          </w:p>
        </w:tc>
        <w:tc>
          <w:tcPr>
            <w:tcW w:w="1060" w:type="dxa"/>
            <w:tcBorders>
              <w:top w:val="nil"/>
              <w:left w:val="nil"/>
              <w:bottom w:val="nil"/>
              <w:right w:val="nil"/>
            </w:tcBorders>
            <w:shd w:val="clear" w:color="auto" w:fill="auto"/>
            <w:noWrap/>
            <w:vAlign w:val="bottom"/>
            <w:hideMark/>
          </w:tcPr>
          <w:p w14:paraId="75C8BC1F" w14:textId="77777777" w:rsidR="00CF3502" w:rsidRPr="004A35E7" w:rsidRDefault="00CF3502" w:rsidP="004A35E7">
            <w:pPr>
              <w:spacing w:after="0" w:line="240" w:lineRule="auto"/>
              <w:jc w:val="right"/>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1.72</w:t>
            </w:r>
          </w:p>
        </w:tc>
        <w:tc>
          <w:tcPr>
            <w:tcW w:w="1060" w:type="dxa"/>
            <w:tcBorders>
              <w:top w:val="nil"/>
              <w:left w:val="nil"/>
              <w:bottom w:val="nil"/>
              <w:right w:val="nil"/>
            </w:tcBorders>
            <w:shd w:val="clear" w:color="auto" w:fill="auto"/>
            <w:noWrap/>
            <w:vAlign w:val="bottom"/>
            <w:hideMark/>
          </w:tcPr>
          <w:p w14:paraId="30E5E1F5" w14:textId="77777777" w:rsidR="00CF3502" w:rsidRPr="004A35E7" w:rsidRDefault="00CF3502" w:rsidP="004A35E7">
            <w:pPr>
              <w:spacing w:after="0" w:line="240" w:lineRule="auto"/>
              <w:jc w:val="right"/>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2.10</w:t>
            </w:r>
          </w:p>
        </w:tc>
      </w:tr>
      <w:tr w:rsidR="00CF3502" w:rsidRPr="004A35E7" w14:paraId="786590D2" w14:textId="77777777" w:rsidTr="004A35E7">
        <w:trPr>
          <w:trHeight w:val="300"/>
        </w:trPr>
        <w:tc>
          <w:tcPr>
            <w:tcW w:w="1060" w:type="dxa"/>
            <w:tcBorders>
              <w:top w:val="nil"/>
              <w:left w:val="nil"/>
              <w:bottom w:val="nil"/>
              <w:right w:val="nil"/>
            </w:tcBorders>
            <w:shd w:val="clear" w:color="auto" w:fill="auto"/>
            <w:noWrap/>
            <w:vAlign w:val="bottom"/>
            <w:hideMark/>
          </w:tcPr>
          <w:p w14:paraId="4D7D5EF1" w14:textId="77777777" w:rsidR="00CF3502" w:rsidRPr="004A35E7" w:rsidRDefault="00CF3502" w:rsidP="004A35E7">
            <w:pPr>
              <w:spacing w:after="0" w:line="240" w:lineRule="auto"/>
              <w:rPr>
                <w:rFonts w:ascii="Calibri" w:eastAsia="Times New Roman" w:hAnsi="Calibri" w:cs="Times New Roman"/>
                <w:color w:val="000000"/>
                <w:sz w:val="24"/>
                <w:szCs w:val="24"/>
              </w:rPr>
            </w:pPr>
          </w:p>
        </w:tc>
        <w:tc>
          <w:tcPr>
            <w:tcW w:w="1060" w:type="dxa"/>
            <w:tcBorders>
              <w:top w:val="nil"/>
              <w:left w:val="nil"/>
              <w:bottom w:val="nil"/>
              <w:right w:val="nil"/>
            </w:tcBorders>
            <w:shd w:val="clear" w:color="auto" w:fill="auto"/>
            <w:noWrap/>
            <w:vAlign w:val="bottom"/>
            <w:hideMark/>
          </w:tcPr>
          <w:p w14:paraId="5DB0111A" w14:textId="77777777" w:rsidR="00CF3502" w:rsidRPr="004A35E7" w:rsidRDefault="00CF3502" w:rsidP="004A35E7">
            <w:pPr>
              <w:spacing w:after="0" w:line="240" w:lineRule="auto"/>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60+</w:t>
            </w:r>
          </w:p>
        </w:tc>
        <w:tc>
          <w:tcPr>
            <w:tcW w:w="1060" w:type="dxa"/>
            <w:tcBorders>
              <w:top w:val="nil"/>
              <w:left w:val="nil"/>
              <w:bottom w:val="nil"/>
              <w:right w:val="nil"/>
            </w:tcBorders>
            <w:shd w:val="clear" w:color="auto" w:fill="auto"/>
            <w:noWrap/>
            <w:vAlign w:val="bottom"/>
            <w:hideMark/>
          </w:tcPr>
          <w:p w14:paraId="468CEC36" w14:textId="77777777" w:rsidR="00CF3502" w:rsidRPr="004A35E7" w:rsidRDefault="00CF3502" w:rsidP="004A35E7">
            <w:pPr>
              <w:spacing w:after="0" w:line="240" w:lineRule="auto"/>
              <w:jc w:val="right"/>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15.69</w:t>
            </w:r>
          </w:p>
        </w:tc>
        <w:tc>
          <w:tcPr>
            <w:tcW w:w="1060" w:type="dxa"/>
            <w:tcBorders>
              <w:top w:val="nil"/>
              <w:left w:val="nil"/>
              <w:bottom w:val="nil"/>
              <w:right w:val="nil"/>
            </w:tcBorders>
            <w:shd w:val="clear" w:color="auto" w:fill="auto"/>
            <w:noWrap/>
            <w:vAlign w:val="bottom"/>
            <w:hideMark/>
          </w:tcPr>
          <w:p w14:paraId="274E9E53" w14:textId="77777777" w:rsidR="00CF3502" w:rsidRPr="004A35E7" w:rsidRDefault="00CF3502" w:rsidP="004A35E7">
            <w:pPr>
              <w:spacing w:after="0" w:line="240" w:lineRule="auto"/>
              <w:jc w:val="right"/>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14.12</w:t>
            </w:r>
          </w:p>
        </w:tc>
        <w:tc>
          <w:tcPr>
            <w:tcW w:w="1060" w:type="dxa"/>
            <w:tcBorders>
              <w:top w:val="nil"/>
              <w:left w:val="nil"/>
              <w:bottom w:val="nil"/>
              <w:right w:val="nil"/>
            </w:tcBorders>
            <w:shd w:val="clear" w:color="auto" w:fill="auto"/>
            <w:noWrap/>
            <w:vAlign w:val="bottom"/>
            <w:hideMark/>
          </w:tcPr>
          <w:p w14:paraId="0E1C8D4E" w14:textId="77777777" w:rsidR="00CF3502" w:rsidRPr="004A35E7" w:rsidRDefault="00CF3502" w:rsidP="004A35E7">
            <w:pPr>
              <w:spacing w:after="0" w:line="240" w:lineRule="auto"/>
              <w:jc w:val="right"/>
              <w:rPr>
                <w:rFonts w:ascii="Calibri" w:eastAsia="Times New Roman" w:hAnsi="Calibri" w:cs="Times New Roman"/>
                <w:color w:val="000000"/>
                <w:sz w:val="24"/>
                <w:szCs w:val="24"/>
              </w:rPr>
            </w:pPr>
            <w:r w:rsidRPr="004A35E7">
              <w:rPr>
                <w:rFonts w:ascii="Calibri" w:eastAsia="Times New Roman" w:hAnsi="Calibri" w:cs="Times New Roman"/>
                <w:color w:val="000000"/>
                <w:sz w:val="24"/>
                <w:szCs w:val="24"/>
              </w:rPr>
              <w:t>17.26</w:t>
            </w:r>
          </w:p>
        </w:tc>
      </w:tr>
    </w:tbl>
    <w:p w14:paraId="6B71BDED" w14:textId="77777777" w:rsidR="00CF3502" w:rsidRDefault="00CF3502" w:rsidP="00725B57">
      <w:pPr>
        <w:pStyle w:val="CommentText"/>
      </w:pPr>
    </w:p>
  </w:comment>
  <w:comment w:id="21" w:author="Rebecca Harris" w:date="2014-10-04T18:46:00Z" w:initials="RH">
    <w:p w14:paraId="2D57FBF7" w14:textId="6A95E844" w:rsidR="00CF3502" w:rsidRDefault="00CF3502">
      <w:pPr>
        <w:pStyle w:val="CommentText"/>
      </w:pPr>
      <w:r>
        <w:rPr>
          <w:rStyle w:val="CommentReference"/>
        </w:rPr>
        <w:annotationRef/>
      </w:r>
      <w:r>
        <w:t>Have included 2 versions of this table, 1</w:t>
      </w:r>
      <w:r w:rsidRPr="00D86E1B">
        <w:rPr>
          <w:vertAlign w:val="superscript"/>
        </w:rPr>
        <w:t>st</w:t>
      </w:r>
      <w:r>
        <w:t xml:space="preserve"> one aligns better with the NNV tables, but the 2</w:t>
      </w:r>
      <w:r w:rsidRPr="00D86E1B">
        <w:rPr>
          <w:vertAlign w:val="superscript"/>
        </w:rPr>
        <w:t>nd</w:t>
      </w:r>
      <w:r>
        <w:t xml:space="preserve"> one shows the extent of the direct impact of the vaccine, need to choose which t present. Thoughts?</w:t>
      </w:r>
    </w:p>
  </w:comment>
  <w:comment w:id="22" w:author="Rebecca Harris" w:date="2014-10-04T18:44:00Z" w:initials="RH">
    <w:p w14:paraId="58FF0BB7" w14:textId="1AAE574E" w:rsidR="00CF3502" w:rsidRDefault="00CF3502">
      <w:pPr>
        <w:pStyle w:val="CommentText"/>
      </w:pPr>
      <w:r>
        <w:rPr>
          <w:rStyle w:val="CommentReference"/>
        </w:rPr>
        <w:annotationRef/>
      </w:r>
      <w:r>
        <w:t>Suggest we use this table, thoughts?</w:t>
      </w:r>
    </w:p>
  </w:comment>
  <w:comment w:id="23" w:author="Rebecca Harris" w:date="2014-10-06T02:02:00Z" w:initials="RH">
    <w:p w14:paraId="743C0BEF" w14:textId="2727DBAE" w:rsidR="00812BBF" w:rsidRDefault="00812BBF">
      <w:pPr>
        <w:pStyle w:val="CommentText"/>
      </w:pPr>
      <w:r>
        <w:rPr>
          <w:rStyle w:val="CommentReference"/>
        </w:rPr>
        <w:annotationRef/>
      </w:r>
      <w:r>
        <w:t>Still checking these numbers!</w:t>
      </w:r>
    </w:p>
  </w:comment>
  <w:comment w:id="24" w:author="Rebecca Harris" w:date="2014-10-04T15:13:00Z" w:initials="RH">
    <w:p w14:paraId="223BDEEA" w14:textId="1191AF56" w:rsidR="00CF3502" w:rsidRDefault="00CF3502">
      <w:pPr>
        <w:pStyle w:val="CommentText"/>
      </w:pPr>
      <w:r>
        <w:rPr>
          <w:rStyle w:val="CommentReference"/>
        </w:rPr>
        <w:annotationRef/>
      </w:r>
      <w:r>
        <w:t xml:space="preserve">Talk </w:t>
      </w:r>
      <w:proofErr w:type="spellStart"/>
      <w:r>
        <w:t>abou</w:t>
      </w:r>
      <w:proofErr w:type="spellEnd"/>
      <w:r>
        <w:t xml:space="preserve"> this in the text, fix table numbers</w:t>
      </w:r>
    </w:p>
  </w:comment>
  <w:comment w:id="25" w:author="Rebecca Harris" w:date="2014-10-05T23:23:00Z" w:initials="RH">
    <w:p w14:paraId="098A6D52" w14:textId="692B8152" w:rsidR="00CF3502" w:rsidRDefault="00CF3502">
      <w:pPr>
        <w:pStyle w:val="CommentText"/>
      </w:pPr>
      <w:r>
        <w:rPr>
          <w:rStyle w:val="CommentReference"/>
        </w:rPr>
        <w:annotationRef/>
      </w:r>
      <w:r>
        <w:t>Should be figure 7 – FIX!</w:t>
      </w:r>
    </w:p>
  </w:comment>
  <w:comment w:id="26" w:author="Richard White" w:date="2014-09-01T23:33:00Z" w:initials="RW">
    <w:p w14:paraId="2B41A7A1" w14:textId="77777777" w:rsidR="00CF3502" w:rsidRDefault="00CF3502" w:rsidP="007A4199">
      <w:pPr>
        <w:pStyle w:val="CommentText"/>
      </w:pPr>
      <w:r>
        <w:rPr>
          <w:rStyle w:val="CommentReference"/>
        </w:rPr>
        <w:annotationRef/>
      </w:r>
      <w:r>
        <w:t xml:space="preserve">In press: </w:t>
      </w:r>
    </w:p>
    <w:p w14:paraId="10C88D21" w14:textId="77777777" w:rsidR="00CF3502" w:rsidRDefault="00CF3502" w:rsidP="007A4199">
      <w:pPr>
        <w:autoSpaceDE w:val="0"/>
        <w:autoSpaceDN w:val="0"/>
        <w:adjustRightInd w:val="0"/>
        <w:spacing w:after="0" w:line="240" w:lineRule="auto"/>
        <w:ind w:left="720" w:hanging="720"/>
        <w:rPr>
          <w:rFonts w:ascii="Arial" w:hAnsi="Arial" w:cs="Arial"/>
          <w:sz w:val="20"/>
          <w:szCs w:val="20"/>
        </w:rPr>
      </w:pPr>
      <w:r>
        <w:rPr>
          <w:rFonts w:ascii="Arial" w:hAnsi="Arial" w:cs="Arial"/>
          <w:sz w:val="20"/>
          <w:szCs w:val="20"/>
        </w:rPr>
        <w:t xml:space="preserve">Knight, G. M., U. K. Griffiths, T. Sumner, Y. Lawrence, A. </w:t>
      </w:r>
      <w:proofErr w:type="spellStart"/>
      <w:r>
        <w:rPr>
          <w:rFonts w:ascii="Arial" w:hAnsi="Arial" w:cs="Arial"/>
          <w:sz w:val="20"/>
          <w:szCs w:val="20"/>
        </w:rPr>
        <w:t>Gheorge</w:t>
      </w:r>
      <w:proofErr w:type="spellEnd"/>
      <w:r>
        <w:rPr>
          <w:rFonts w:ascii="Arial" w:hAnsi="Arial" w:cs="Arial"/>
          <w:sz w:val="20"/>
          <w:szCs w:val="20"/>
        </w:rPr>
        <w:t xml:space="preserve">, A. </w:t>
      </w:r>
      <w:proofErr w:type="spellStart"/>
      <w:r>
        <w:rPr>
          <w:rFonts w:ascii="Arial" w:hAnsi="Arial" w:cs="Arial"/>
          <w:sz w:val="20"/>
          <w:szCs w:val="20"/>
        </w:rPr>
        <w:t>Vassall</w:t>
      </w:r>
      <w:proofErr w:type="spellEnd"/>
      <w:r>
        <w:rPr>
          <w:rFonts w:ascii="Arial" w:hAnsi="Arial" w:cs="Arial"/>
          <w:sz w:val="20"/>
          <w:szCs w:val="20"/>
        </w:rPr>
        <w:t xml:space="preserve">, P. </w:t>
      </w:r>
      <w:proofErr w:type="spellStart"/>
      <w:r>
        <w:rPr>
          <w:rFonts w:ascii="Arial" w:hAnsi="Arial" w:cs="Arial"/>
          <w:sz w:val="20"/>
          <w:szCs w:val="20"/>
        </w:rPr>
        <w:t>Glaziou</w:t>
      </w:r>
      <w:proofErr w:type="spellEnd"/>
      <w:r>
        <w:rPr>
          <w:rFonts w:ascii="Arial" w:hAnsi="Arial" w:cs="Arial"/>
          <w:sz w:val="20"/>
          <w:szCs w:val="20"/>
        </w:rPr>
        <w:t xml:space="preserve"> and R. G. White (2014). “Impact and cost-effectiveness of new TB vaccines in Low- and Middle-Income Countries.” </w:t>
      </w:r>
      <w:r>
        <w:rPr>
          <w:rFonts w:ascii="Arial" w:hAnsi="Arial" w:cs="Arial"/>
          <w:sz w:val="20"/>
          <w:szCs w:val="20"/>
          <w:u w:val="single"/>
        </w:rPr>
        <w:t>PNAS</w:t>
      </w:r>
      <w:r>
        <w:rPr>
          <w:rFonts w:ascii="Arial" w:hAnsi="Arial" w:cs="Arial"/>
          <w:sz w:val="20"/>
          <w:szCs w:val="20"/>
        </w:rPr>
        <w:t>.</w:t>
      </w:r>
    </w:p>
    <w:p w14:paraId="78DAE2F5" w14:textId="77777777" w:rsidR="00CF3502" w:rsidRDefault="00CF3502" w:rsidP="007A4199">
      <w:pPr>
        <w:pStyle w:val="CommentText"/>
      </w:pPr>
    </w:p>
  </w:comment>
  <w:comment w:id="28" w:author="Rebecca Harris" w:date="2014-10-05T17:54:00Z" w:initials="RH">
    <w:p w14:paraId="359EA6D7" w14:textId="2A99E555" w:rsidR="00CF3502" w:rsidRDefault="00CF3502">
      <w:pPr>
        <w:pStyle w:val="CommentText"/>
      </w:pPr>
      <w:r>
        <w:rPr>
          <w:rStyle w:val="CommentReference"/>
        </w:rPr>
        <w:annotationRef/>
      </w:r>
      <w:proofErr w:type="gramStart"/>
      <w:r>
        <w:t>check</w:t>
      </w:r>
      <w:proofErr w:type="gramEnd"/>
      <w:r>
        <w:t xml:space="preserve"> methods written correctly – generalised logistic function</w:t>
      </w:r>
    </w:p>
  </w:comment>
  <w:comment w:id="29" w:author="Rebecca Harris" w:date="2014-10-05T17:56:00Z" w:initials="RH">
    <w:p w14:paraId="3485722A" w14:textId="77777777" w:rsidR="00CF3502" w:rsidRDefault="00CF3502" w:rsidP="001414AB">
      <w:pPr>
        <w:pStyle w:val="CommentText"/>
      </w:pPr>
      <w:r>
        <w:rPr>
          <w:rStyle w:val="CommentReference"/>
        </w:rPr>
        <w:annotationRef/>
      </w:r>
      <w:proofErr w:type="gramStart"/>
      <w:r>
        <w:t>check</w:t>
      </w:r>
      <w:proofErr w:type="gramEnd"/>
      <w:r>
        <w:t xml:space="preserve"> methods written correctly – generalised logistic function</w:t>
      </w:r>
    </w:p>
  </w:comment>
  <w:comment w:id="31" w:author="Rebecca Harris" w:date="2014-10-06T00:50:00Z" w:initials="RH">
    <w:p w14:paraId="2F6EAB95" w14:textId="329D47E0" w:rsidR="00CF3502" w:rsidRDefault="00CF3502">
      <w:pPr>
        <w:pStyle w:val="CommentText"/>
      </w:pPr>
      <w:r>
        <w:rPr>
          <w:rStyle w:val="CommentReference"/>
        </w:rPr>
        <w:annotationRef/>
      </w:r>
      <w:proofErr w:type="gramStart"/>
      <w:r>
        <w:t>fix</w:t>
      </w:r>
      <w:proofErr w:type="gramEnd"/>
    </w:p>
  </w:comment>
  <w:comment w:id="32" w:author="Rebecca Harris" w:date="2014-09-01T00:59:00Z" w:initials="RH">
    <w:p w14:paraId="777CA101" w14:textId="77777777" w:rsidR="00CF3502" w:rsidRDefault="00CF3502">
      <w:pPr>
        <w:pStyle w:val="CommentText"/>
      </w:pPr>
      <w:r>
        <w:rPr>
          <w:rStyle w:val="CommentReference"/>
        </w:rPr>
        <w:annotationRef/>
      </w:r>
      <w:r>
        <w:t xml:space="preserve">Ref 30 in </w:t>
      </w:r>
      <w:proofErr w:type="spellStart"/>
      <w:r>
        <w:t>menzies</w:t>
      </w:r>
      <w:proofErr w:type="spellEnd"/>
      <w:r>
        <w:t xml:space="preserve"> paper</w:t>
      </w:r>
    </w:p>
  </w:comment>
  <w:comment w:id="34" w:author="Rebecca Harris" w:date="2014-09-01T13:27:00Z" w:initials="RH">
    <w:p w14:paraId="550E25CE" w14:textId="77777777" w:rsidR="00CF3502" w:rsidRDefault="00CF3502">
      <w:pPr>
        <w:pStyle w:val="CommentText"/>
      </w:pPr>
      <w:r>
        <w:rPr>
          <w:rStyle w:val="CommentReference"/>
        </w:rPr>
        <w:annotationRef/>
      </w:r>
      <w:r>
        <w:t>Update all incidence numbers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1BDA23" w15:done="0"/>
  <w15:commentEx w15:paraId="529767FB" w15:done="0"/>
  <w15:commentEx w15:paraId="1ED8F5FF" w15:paraIdParent="529767FB" w15:done="0"/>
  <w15:commentEx w15:paraId="128F348F" w15:done="0"/>
  <w15:commentEx w15:paraId="4CC1F417" w15:done="0"/>
  <w15:commentEx w15:paraId="502E54CB" w15:done="0"/>
  <w15:commentEx w15:paraId="1AA20C0A" w15:done="0"/>
  <w15:commentEx w15:paraId="1E06BACD" w15:done="0"/>
  <w15:commentEx w15:paraId="71B5C143" w15:done="0"/>
  <w15:commentEx w15:paraId="7594D559" w15:done="0"/>
  <w15:commentEx w15:paraId="32150666" w15:done="0"/>
  <w15:commentEx w15:paraId="6D2C7501" w15:done="0"/>
  <w15:commentEx w15:paraId="1D422ABC" w15:done="0"/>
  <w15:commentEx w15:paraId="33BEC755" w15:done="0"/>
  <w15:commentEx w15:paraId="3226C1A4" w15:done="0"/>
  <w15:commentEx w15:paraId="473D0EF6" w15:done="0"/>
  <w15:commentEx w15:paraId="0F309D54" w15:done="0"/>
  <w15:commentEx w15:paraId="0099561F" w15:done="0"/>
  <w15:commentEx w15:paraId="358862F0" w15:done="0"/>
  <w15:commentEx w15:paraId="5D4E3FE2" w15:done="0"/>
  <w15:commentEx w15:paraId="3B6D585C" w15:done="0"/>
  <w15:commentEx w15:paraId="1E39E4FC" w15:done="0"/>
  <w15:commentEx w15:paraId="0F4B8964" w15:done="0"/>
  <w15:commentEx w15:paraId="747899DF" w15:done="0"/>
  <w15:commentEx w15:paraId="194BC1E5" w15:done="0"/>
  <w15:commentEx w15:paraId="117068B7" w15:done="0"/>
  <w15:commentEx w15:paraId="4F5D0A00" w15:done="0"/>
  <w15:commentEx w15:paraId="7D1E6352" w15:done="0"/>
  <w15:commentEx w15:paraId="5AB21DAF" w15:done="0"/>
  <w15:commentEx w15:paraId="18056435" w15:done="0"/>
  <w15:commentEx w15:paraId="7A69C861" w15:done="0"/>
  <w15:commentEx w15:paraId="47392ED1" w15:done="0"/>
  <w15:commentEx w15:paraId="77C5F23F" w15:done="0"/>
  <w15:commentEx w15:paraId="7FEB516B" w15:done="0"/>
  <w15:commentEx w15:paraId="019F83DD" w15:done="0"/>
  <w15:commentEx w15:paraId="5F9270DA" w15:done="0"/>
  <w15:commentEx w15:paraId="78DAE2F5" w15:done="0"/>
  <w15:commentEx w15:paraId="777CA101" w15:done="0"/>
  <w15:commentEx w15:paraId="550E25C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65581C" w14:textId="77777777" w:rsidR="00CF3502" w:rsidRDefault="00CF3502">
      <w:pPr>
        <w:spacing w:after="0" w:line="240" w:lineRule="auto"/>
      </w:pPr>
      <w:r>
        <w:separator/>
      </w:r>
    </w:p>
  </w:endnote>
  <w:endnote w:type="continuationSeparator" w:id="0">
    <w:p w14:paraId="2848DBFF" w14:textId="77777777" w:rsidR="00CF3502" w:rsidRDefault="00CF3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Segoe UI">
    <w:altName w:val="Courier New"/>
    <w:charset w:val="00"/>
    <w:family w:val="swiss"/>
    <w:pitch w:val="variable"/>
    <w:sig w:usb0="E10022FF" w:usb1="C000E47F" w:usb2="00000029" w:usb3="00000000" w:csb0="000001D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STIXGeneral">
    <w:charset w:val="00"/>
    <w:family w:val="auto"/>
    <w:pitch w:val="variable"/>
    <w:sig w:usb0="A00002FF" w:usb1="4203FDFF" w:usb2="02000020" w:usb3="00000000" w:csb0="803F01F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751739"/>
      <w:docPartObj>
        <w:docPartGallery w:val="Page Numbers (Bottom of Page)"/>
        <w:docPartUnique/>
      </w:docPartObj>
    </w:sdtPr>
    <w:sdtEndPr>
      <w:rPr>
        <w:noProof/>
      </w:rPr>
    </w:sdtEndPr>
    <w:sdtContent>
      <w:p w14:paraId="7781F536" w14:textId="77777777" w:rsidR="00CF3502" w:rsidRDefault="00CF3502">
        <w:pPr>
          <w:pStyle w:val="Footer"/>
          <w:jc w:val="right"/>
        </w:pPr>
        <w:r>
          <w:fldChar w:fldCharType="begin"/>
        </w:r>
        <w:r>
          <w:instrText xml:space="preserve"> PAGE   \* MERGEFORMAT </w:instrText>
        </w:r>
        <w:r>
          <w:fldChar w:fldCharType="separate"/>
        </w:r>
        <w:r w:rsidR="00812BBF">
          <w:rPr>
            <w:noProof/>
          </w:rPr>
          <w:t>12</w:t>
        </w:r>
        <w:r>
          <w:rPr>
            <w:noProof/>
          </w:rPr>
          <w:fldChar w:fldCharType="end"/>
        </w:r>
      </w:p>
    </w:sdtContent>
  </w:sdt>
  <w:p w14:paraId="4FA906D6" w14:textId="77777777" w:rsidR="00CF3502" w:rsidRDefault="00CF350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3627570"/>
      <w:docPartObj>
        <w:docPartGallery w:val="Page Numbers (Bottom of Page)"/>
        <w:docPartUnique/>
      </w:docPartObj>
    </w:sdtPr>
    <w:sdtEndPr>
      <w:rPr>
        <w:noProof/>
      </w:rPr>
    </w:sdtEndPr>
    <w:sdtContent>
      <w:p w14:paraId="7599ADDD" w14:textId="77777777" w:rsidR="00CF3502" w:rsidRDefault="00CF3502">
        <w:pPr>
          <w:pStyle w:val="Footer"/>
          <w:jc w:val="right"/>
        </w:pPr>
        <w:r>
          <w:fldChar w:fldCharType="begin"/>
        </w:r>
        <w:r>
          <w:instrText xml:space="preserve"> PAGE   \* MERGEFORMAT </w:instrText>
        </w:r>
        <w:r>
          <w:fldChar w:fldCharType="separate"/>
        </w:r>
        <w:r w:rsidR="00812BBF">
          <w:rPr>
            <w:noProof/>
          </w:rPr>
          <w:t>16</w:t>
        </w:r>
        <w:r>
          <w:rPr>
            <w:noProof/>
          </w:rPr>
          <w:fldChar w:fldCharType="end"/>
        </w:r>
      </w:p>
    </w:sdtContent>
  </w:sdt>
  <w:p w14:paraId="23B000EE" w14:textId="77777777" w:rsidR="00CF3502" w:rsidRDefault="00CF3502">
    <w:pPr>
      <w:pStyle w:val="Footer"/>
    </w:pPr>
  </w:p>
  <w:p w14:paraId="2B5E7706" w14:textId="77777777" w:rsidR="00CF3502" w:rsidRDefault="00CF3502"/>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A3251D" w14:textId="77777777" w:rsidR="00CF3502" w:rsidRDefault="00CF3502" w:rsidP="002F7305">
    <w:pPr>
      <w:pStyle w:val="Footer"/>
      <w:ind w:right="360"/>
      <w:rPr>
        <w:rFonts w:ascii="Arial" w:hAnsi="Arial" w:cs="Arial"/>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26F772" w14:textId="77777777" w:rsidR="00CF3502" w:rsidRPr="00ED32D0" w:rsidRDefault="00CF3502" w:rsidP="002F7305">
    <w:pPr>
      <w:pStyle w:val="Footer"/>
      <w:rPr>
        <w:rFonts w:ascii="Calibri" w:hAnsi="Calibri" w:cs="Calibri"/>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9F1E88" w14:textId="77777777" w:rsidR="00CF3502" w:rsidRDefault="00CF3502">
      <w:pPr>
        <w:spacing w:after="0" w:line="240" w:lineRule="auto"/>
      </w:pPr>
      <w:r>
        <w:separator/>
      </w:r>
    </w:p>
  </w:footnote>
  <w:footnote w:type="continuationSeparator" w:id="0">
    <w:p w14:paraId="7B713566" w14:textId="77777777" w:rsidR="00CF3502" w:rsidRDefault="00CF3502">
      <w:pPr>
        <w:spacing w:after="0" w:line="240" w:lineRule="auto"/>
      </w:pPr>
      <w:r>
        <w:continuationSeparator/>
      </w:r>
    </w:p>
  </w:footnote>
  <w:footnote w:id="1">
    <w:p w14:paraId="450AEA20" w14:textId="77777777" w:rsidR="00CF3502" w:rsidRPr="0030231D" w:rsidRDefault="00CF3502" w:rsidP="00FD56FD">
      <w:pPr>
        <w:rPr>
          <w:rFonts w:asciiTheme="majorHAnsi" w:hAnsiTheme="majorHAnsi" w:cstheme="majorHAnsi"/>
          <w:sz w:val="18"/>
        </w:rPr>
      </w:pPr>
      <w:r>
        <w:rPr>
          <w:rStyle w:val="FootnoteReference"/>
        </w:rPr>
        <w:footnoteRef/>
      </w:r>
      <w:r w:rsidRPr="0030231D">
        <w:rPr>
          <w:sz w:val="18"/>
        </w:rPr>
        <w:t xml:space="preserve"> </w:t>
      </w:r>
      <w:r w:rsidRPr="0030231D">
        <w:rPr>
          <w:rFonts w:asciiTheme="majorHAnsi" w:hAnsiTheme="majorHAnsi" w:cstheme="majorHAnsi"/>
          <w:sz w:val="18"/>
        </w:rPr>
        <w:t xml:space="preserve">TB incidence estimated by applying </w:t>
      </w:r>
      <w:r>
        <w:rPr>
          <w:rFonts w:asciiTheme="majorHAnsi" w:hAnsiTheme="majorHAnsi" w:cstheme="majorHAnsi"/>
          <w:sz w:val="18"/>
        </w:rPr>
        <w:t>WHO-reported Chinese</w:t>
      </w:r>
      <w:r w:rsidRPr="0030231D">
        <w:rPr>
          <w:rFonts w:asciiTheme="majorHAnsi" w:hAnsiTheme="majorHAnsi" w:cstheme="majorHAnsi"/>
          <w:sz w:val="18"/>
        </w:rPr>
        <w:t xml:space="preserve"> </w:t>
      </w:r>
      <w:r>
        <w:rPr>
          <w:rFonts w:asciiTheme="majorHAnsi" w:hAnsiTheme="majorHAnsi" w:cstheme="majorHAnsi"/>
          <w:sz w:val="18"/>
        </w:rPr>
        <w:t>CNR to the age-stratified all TB notifications, and c</w:t>
      </w:r>
      <w:r w:rsidRPr="0030231D">
        <w:rPr>
          <w:rFonts w:asciiTheme="majorHAnsi" w:hAnsiTheme="majorHAnsi" w:cstheme="majorHAnsi"/>
          <w:sz w:val="18"/>
        </w:rPr>
        <w:t>onverted to rates by dividing b</w:t>
      </w:r>
      <w:r>
        <w:rPr>
          <w:rFonts w:asciiTheme="majorHAnsi" w:hAnsiTheme="majorHAnsi" w:cstheme="majorHAnsi"/>
          <w:sz w:val="18"/>
        </w:rPr>
        <w:t>y 2010 population estimates. B</w:t>
      </w:r>
      <w:r w:rsidRPr="0030231D">
        <w:rPr>
          <w:rFonts w:asciiTheme="majorHAnsi" w:hAnsiTheme="majorHAnsi" w:cstheme="majorHAnsi"/>
          <w:sz w:val="18"/>
        </w:rPr>
        <w:t xml:space="preserve">ounds informed by </w:t>
      </w:r>
      <w:r>
        <w:rPr>
          <w:rFonts w:asciiTheme="majorHAnsi" w:hAnsiTheme="majorHAnsi" w:cstheme="majorHAnsi"/>
          <w:sz w:val="18"/>
        </w:rPr>
        <w:t>CNR 95% confidence intervals.</w:t>
      </w:r>
    </w:p>
    <w:p w14:paraId="4EC4A97D" w14:textId="77777777" w:rsidR="00CF3502" w:rsidRPr="0030231D" w:rsidRDefault="00CF3502" w:rsidP="00FD56FD">
      <w:pPr>
        <w:pStyle w:val="FootnoteText"/>
        <w:rPr>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1E00090"/>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3A74CDD"/>
    <w:multiLevelType w:val="multilevel"/>
    <w:tmpl w:val="C79C370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68B34BF"/>
    <w:multiLevelType w:val="hybridMultilevel"/>
    <w:tmpl w:val="2F0AF012"/>
    <w:lvl w:ilvl="0" w:tplc="B97EAA00">
      <w:numFmt w:val="bullet"/>
      <w:lvlText w:val="-"/>
      <w:lvlJc w:val="left"/>
      <w:pPr>
        <w:ind w:left="720" w:hanging="360"/>
      </w:pPr>
      <w:rPr>
        <w:rFonts w:ascii="Calibri" w:eastAsia="MS Mincho"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A55FF"/>
    <w:multiLevelType w:val="hybridMultilevel"/>
    <w:tmpl w:val="ABE02758"/>
    <w:lvl w:ilvl="0" w:tplc="08090011">
      <w:start w:val="1"/>
      <w:numFmt w:val="decimal"/>
      <w:lvlText w:val="%1)"/>
      <w:lvlJc w:val="left"/>
      <w:pPr>
        <w:ind w:left="720" w:hanging="360"/>
      </w:pPr>
      <w:rPr>
        <w:rFonts w:cs="Times New Roman" w:hint="default"/>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nsid w:val="17635460"/>
    <w:multiLevelType w:val="hybridMultilevel"/>
    <w:tmpl w:val="271CAF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33900C2"/>
    <w:multiLevelType w:val="hybridMultilevel"/>
    <w:tmpl w:val="6226C9DA"/>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246039EA"/>
    <w:multiLevelType w:val="hybridMultilevel"/>
    <w:tmpl w:val="AAD40210"/>
    <w:lvl w:ilvl="0" w:tplc="0B78737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611BA3"/>
    <w:multiLevelType w:val="hybridMultilevel"/>
    <w:tmpl w:val="78F60882"/>
    <w:lvl w:ilvl="0" w:tplc="89D050C8">
      <w:start w:val="2"/>
      <w:numFmt w:val="bullet"/>
      <w:lvlText w:val="-"/>
      <w:lvlJc w:val="left"/>
      <w:pPr>
        <w:ind w:left="720" w:hanging="360"/>
      </w:pPr>
      <w:rPr>
        <w:rFonts w:ascii="Times New Roman" w:eastAsia="Times New Roman" w:hAnsi="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1BF1749"/>
    <w:multiLevelType w:val="hybridMultilevel"/>
    <w:tmpl w:val="B33EDC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356886"/>
    <w:multiLevelType w:val="hybridMultilevel"/>
    <w:tmpl w:val="AB84801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22D05BF"/>
    <w:multiLevelType w:val="hybridMultilevel"/>
    <w:tmpl w:val="88546FB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42876F40"/>
    <w:multiLevelType w:val="multilevel"/>
    <w:tmpl w:val="78B05F54"/>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2">
    <w:nsid w:val="469339F6"/>
    <w:multiLevelType w:val="hybridMultilevel"/>
    <w:tmpl w:val="257688B4"/>
    <w:lvl w:ilvl="0" w:tplc="3D22B09E">
      <w:start w:val="2"/>
      <w:numFmt w:val="bullet"/>
      <w:lvlText w:val="-"/>
      <w:lvlJc w:val="left"/>
      <w:pPr>
        <w:ind w:left="720" w:hanging="360"/>
      </w:pPr>
      <w:rPr>
        <w:rFonts w:ascii="Times New Roman" w:eastAsia="Times New Roman" w:hAnsi="Times New Roman" w:hint="default"/>
        <w:i/>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86C1025"/>
    <w:multiLevelType w:val="hybridMultilevel"/>
    <w:tmpl w:val="0544635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504E76AE"/>
    <w:multiLevelType w:val="hybridMultilevel"/>
    <w:tmpl w:val="2A9E57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nsid w:val="50A45F33"/>
    <w:multiLevelType w:val="hybridMultilevel"/>
    <w:tmpl w:val="5516B3F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50D70F21"/>
    <w:multiLevelType w:val="hybridMultilevel"/>
    <w:tmpl w:val="F3640638"/>
    <w:lvl w:ilvl="0" w:tplc="C1A0C466">
      <w:start w:val="1"/>
      <w:numFmt w:val="bullet"/>
      <w:lvlText w:val="-"/>
      <w:lvlJc w:val="left"/>
      <w:pPr>
        <w:ind w:left="1080" w:hanging="360"/>
      </w:pPr>
      <w:rPr>
        <w:rFonts w:ascii="Calibri" w:eastAsia="MS Mincho" w:hAnsi="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1282463"/>
    <w:multiLevelType w:val="hybridMultilevel"/>
    <w:tmpl w:val="228CD5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nsid w:val="55D506F9"/>
    <w:multiLevelType w:val="hybridMultilevel"/>
    <w:tmpl w:val="BB1A7FE6"/>
    <w:lvl w:ilvl="0" w:tplc="04824F76">
      <w:start w:val="48"/>
      <w:numFmt w:val="bullet"/>
      <w:lvlText w:val="-"/>
      <w:lvlJc w:val="left"/>
      <w:pPr>
        <w:ind w:left="720" w:hanging="360"/>
      </w:pPr>
      <w:rPr>
        <w:rFonts w:ascii="Cambria" w:eastAsia="Times New Roman" w:hAnsi="Cambri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C573AD"/>
    <w:multiLevelType w:val="multilevel"/>
    <w:tmpl w:val="26A60322"/>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20">
    <w:nsid w:val="58EB7973"/>
    <w:multiLevelType w:val="hybridMultilevel"/>
    <w:tmpl w:val="9DA8A004"/>
    <w:lvl w:ilvl="0" w:tplc="5B121706">
      <w:start w:val="48"/>
      <w:numFmt w:val="bullet"/>
      <w:lvlText w:val="-"/>
      <w:lvlJc w:val="left"/>
      <w:pPr>
        <w:ind w:left="720" w:hanging="360"/>
      </w:pPr>
      <w:rPr>
        <w:rFonts w:ascii="Cambria" w:eastAsia="Times New Roman" w:hAnsi="Cambri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73759A"/>
    <w:multiLevelType w:val="hybridMultilevel"/>
    <w:tmpl w:val="E754256E"/>
    <w:lvl w:ilvl="0" w:tplc="9CFE292C">
      <w:numFmt w:val="bullet"/>
      <w:lvlText w:val=""/>
      <w:lvlJc w:val="left"/>
      <w:pPr>
        <w:ind w:left="720" w:hanging="360"/>
      </w:pPr>
      <w:rPr>
        <w:rFonts w:ascii="Symbol" w:eastAsia="Times New Roman"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2B21575"/>
    <w:multiLevelType w:val="hybridMultilevel"/>
    <w:tmpl w:val="ABE02758"/>
    <w:lvl w:ilvl="0" w:tplc="08090011">
      <w:start w:val="1"/>
      <w:numFmt w:val="decimal"/>
      <w:lvlText w:val="%1)"/>
      <w:lvlJc w:val="left"/>
      <w:pPr>
        <w:ind w:left="720" w:hanging="360"/>
      </w:pPr>
      <w:rPr>
        <w:rFonts w:cs="Times New Roman" w:hint="default"/>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3">
    <w:nsid w:val="640C76C1"/>
    <w:multiLevelType w:val="hybridMultilevel"/>
    <w:tmpl w:val="28C20D64"/>
    <w:lvl w:ilvl="0" w:tplc="28303CB2">
      <w:start w:val="1"/>
      <w:numFmt w:val="bullet"/>
      <w:lvlText w:val="-"/>
      <w:lvlJc w:val="left"/>
      <w:pPr>
        <w:ind w:left="1995" w:hanging="360"/>
      </w:pPr>
      <w:rPr>
        <w:rFonts w:ascii="Calibri" w:eastAsiaTheme="minorHAnsi" w:hAnsi="Calibri" w:cs="Calibri" w:hint="default"/>
      </w:rPr>
    </w:lvl>
    <w:lvl w:ilvl="1" w:tplc="04090003">
      <w:start w:val="1"/>
      <w:numFmt w:val="bullet"/>
      <w:lvlText w:val="o"/>
      <w:lvlJc w:val="left"/>
      <w:pPr>
        <w:ind w:left="2715" w:hanging="360"/>
      </w:pPr>
      <w:rPr>
        <w:rFonts w:ascii="Courier New" w:hAnsi="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4">
    <w:nsid w:val="643349BF"/>
    <w:multiLevelType w:val="multilevel"/>
    <w:tmpl w:val="8C6806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9D90ACA"/>
    <w:multiLevelType w:val="hybridMultilevel"/>
    <w:tmpl w:val="5D0635E4"/>
    <w:lvl w:ilvl="0" w:tplc="CC0CA25E">
      <w:start w:val="2013"/>
      <w:numFmt w:val="bullet"/>
      <w:lvlText w:val="-"/>
      <w:lvlJc w:val="left"/>
      <w:pPr>
        <w:ind w:left="915" w:hanging="360"/>
      </w:pPr>
      <w:rPr>
        <w:rFonts w:ascii="Calibri" w:eastAsiaTheme="minorHAnsi" w:hAnsi="Calibri" w:cs="Calibri" w:hint="default"/>
      </w:rPr>
    </w:lvl>
    <w:lvl w:ilvl="1" w:tplc="08090003">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26">
    <w:nsid w:val="6ECB2BD5"/>
    <w:multiLevelType w:val="multilevel"/>
    <w:tmpl w:val="788C28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6FC40E4B"/>
    <w:multiLevelType w:val="hybridMultilevel"/>
    <w:tmpl w:val="0406A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11"/>
  </w:num>
  <w:num w:numId="4">
    <w:abstractNumId w:val="26"/>
  </w:num>
  <w:num w:numId="5">
    <w:abstractNumId w:val="17"/>
  </w:num>
  <w:num w:numId="6">
    <w:abstractNumId w:val="19"/>
  </w:num>
  <w:num w:numId="7">
    <w:abstractNumId w:val="14"/>
  </w:num>
  <w:num w:numId="8">
    <w:abstractNumId w:val="8"/>
  </w:num>
  <w:num w:numId="9">
    <w:abstractNumId w:val="1"/>
  </w:num>
  <w:num w:numId="10">
    <w:abstractNumId w:val="0"/>
  </w:num>
  <w:num w:numId="11">
    <w:abstractNumId w:val="6"/>
  </w:num>
  <w:num w:numId="12">
    <w:abstractNumId w:val="10"/>
  </w:num>
  <w:num w:numId="13">
    <w:abstractNumId w:val="20"/>
  </w:num>
  <w:num w:numId="14">
    <w:abstractNumId w:val="18"/>
  </w:num>
  <w:num w:numId="15">
    <w:abstractNumId w:val="5"/>
  </w:num>
  <w:num w:numId="16">
    <w:abstractNumId w:val="2"/>
  </w:num>
  <w:num w:numId="17">
    <w:abstractNumId w:val="22"/>
  </w:num>
  <w:num w:numId="18">
    <w:abstractNumId w:val="3"/>
  </w:num>
  <w:num w:numId="19">
    <w:abstractNumId w:val="16"/>
  </w:num>
  <w:num w:numId="20">
    <w:abstractNumId w:val="13"/>
  </w:num>
  <w:num w:numId="21">
    <w:abstractNumId w:val="21"/>
  </w:num>
  <w:num w:numId="22">
    <w:abstractNumId w:val="12"/>
  </w:num>
  <w:num w:numId="23">
    <w:abstractNumId w:val="7"/>
  </w:num>
  <w:num w:numId="24">
    <w:abstractNumId w:val="23"/>
  </w:num>
  <w:num w:numId="25">
    <w:abstractNumId w:val="9"/>
  </w:num>
  <w:num w:numId="26">
    <w:abstractNumId w:val="4"/>
  </w:num>
  <w:num w:numId="27">
    <w:abstractNumId w:val="27"/>
  </w:num>
  <w:num w:numId="28">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hard White">
    <w15:presenceInfo w15:providerId="None" w15:userId="Richard Whi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Vancouver superscrip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z95war0aw557ea9zs5w5p8p0ssdtrxsd5s&quot;&gt;TB Epi library&lt;record-ids&gt;&lt;item&gt;22&lt;/item&gt;&lt;item&gt;28&lt;/item&gt;&lt;item&gt;30&lt;/item&gt;&lt;item&gt;32&lt;/item&gt;&lt;item&gt;34&lt;/item&gt;&lt;item&gt;35&lt;/item&gt;&lt;item&gt;59&lt;/item&gt;&lt;item&gt;60&lt;/item&gt;&lt;item&gt;61&lt;/item&gt;&lt;item&gt;63&lt;/item&gt;&lt;item&gt;77&lt;/item&gt;&lt;item&gt;411&lt;/item&gt;&lt;item&gt;522&lt;/item&gt;&lt;item&gt;533&lt;/item&gt;&lt;item&gt;619&lt;/item&gt;&lt;item&gt;679&lt;/item&gt;&lt;item&gt;1633&lt;/item&gt;&lt;item&gt;1651&lt;/item&gt;&lt;item&gt;1659&lt;/item&gt;&lt;item&gt;1660&lt;/item&gt;&lt;item&gt;1663&lt;/item&gt;&lt;item&gt;1679&lt;/item&gt;&lt;item&gt;1681&lt;/item&gt;&lt;item&gt;1682&lt;/item&gt;&lt;item&gt;1683&lt;/item&gt;&lt;item&gt;1689&lt;/item&gt;&lt;/record-ids&gt;&lt;/item&gt;&lt;/Libraries&gt;"/>
  </w:docVars>
  <w:rsids>
    <w:rsidRoot w:val="00BD4D4C"/>
    <w:rsid w:val="00004BCE"/>
    <w:rsid w:val="00007937"/>
    <w:rsid w:val="00014360"/>
    <w:rsid w:val="000248B7"/>
    <w:rsid w:val="00025088"/>
    <w:rsid w:val="0003047D"/>
    <w:rsid w:val="0003286C"/>
    <w:rsid w:val="00034F98"/>
    <w:rsid w:val="00035C36"/>
    <w:rsid w:val="000369FA"/>
    <w:rsid w:val="00037158"/>
    <w:rsid w:val="0004182C"/>
    <w:rsid w:val="00041F5B"/>
    <w:rsid w:val="00053924"/>
    <w:rsid w:val="00054C9E"/>
    <w:rsid w:val="000572B7"/>
    <w:rsid w:val="000603DF"/>
    <w:rsid w:val="000615C0"/>
    <w:rsid w:val="00063B28"/>
    <w:rsid w:val="000656F1"/>
    <w:rsid w:val="000675A3"/>
    <w:rsid w:val="00076836"/>
    <w:rsid w:val="000773EE"/>
    <w:rsid w:val="00077A27"/>
    <w:rsid w:val="00085B91"/>
    <w:rsid w:val="00092CEE"/>
    <w:rsid w:val="000A1F4D"/>
    <w:rsid w:val="000A564B"/>
    <w:rsid w:val="000B0AB9"/>
    <w:rsid w:val="000B15F8"/>
    <w:rsid w:val="000B3523"/>
    <w:rsid w:val="000B4359"/>
    <w:rsid w:val="000B46E0"/>
    <w:rsid w:val="000B4F74"/>
    <w:rsid w:val="000B5497"/>
    <w:rsid w:val="000B71AA"/>
    <w:rsid w:val="000C42B3"/>
    <w:rsid w:val="000D371C"/>
    <w:rsid w:val="000D3787"/>
    <w:rsid w:val="000D48B9"/>
    <w:rsid w:val="000E046A"/>
    <w:rsid w:val="000E098E"/>
    <w:rsid w:val="000E1D65"/>
    <w:rsid w:val="000E351B"/>
    <w:rsid w:val="000E5FC6"/>
    <w:rsid w:val="000E61BB"/>
    <w:rsid w:val="000E6F1D"/>
    <w:rsid w:val="000F57C4"/>
    <w:rsid w:val="000F7219"/>
    <w:rsid w:val="0010015E"/>
    <w:rsid w:val="00115DFE"/>
    <w:rsid w:val="00116148"/>
    <w:rsid w:val="0012309B"/>
    <w:rsid w:val="00123A6F"/>
    <w:rsid w:val="0012595A"/>
    <w:rsid w:val="001319DA"/>
    <w:rsid w:val="00132EEC"/>
    <w:rsid w:val="00136214"/>
    <w:rsid w:val="001414AB"/>
    <w:rsid w:val="00152773"/>
    <w:rsid w:val="00153DB8"/>
    <w:rsid w:val="00155AED"/>
    <w:rsid w:val="00156D1E"/>
    <w:rsid w:val="00162F58"/>
    <w:rsid w:val="00164013"/>
    <w:rsid w:val="00174300"/>
    <w:rsid w:val="00177F3F"/>
    <w:rsid w:val="001810D6"/>
    <w:rsid w:val="00186B8F"/>
    <w:rsid w:val="00186C69"/>
    <w:rsid w:val="001A2C53"/>
    <w:rsid w:val="001B4211"/>
    <w:rsid w:val="001B5F88"/>
    <w:rsid w:val="001B6C8D"/>
    <w:rsid w:val="001B7CFA"/>
    <w:rsid w:val="001C2644"/>
    <w:rsid w:val="001C2BBE"/>
    <w:rsid w:val="001C2F37"/>
    <w:rsid w:val="001D5F8E"/>
    <w:rsid w:val="001D685A"/>
    <w:rsid w:val="0020064E"/>
    <w:rsid w:val="00200B98"/>
    <w:rsid w:val="00201173"/>
    <w:rsid w:val="00207820"/>
    <w:rsid w:val="00213561"/>
    <w:rsid w:val="0021754C"/>
    <w:rsid w:val="0023752B"/>
    <w:rsid w:val="00242AC2"/>
    <w:rsid w:val="00243AAB"/>
    <w:rsid w:val="002506D1"/>
    <w:rsid w:val="0025120D"/>
    <w:rsid w:val="0027361C"/>
    <w:rsid w:val="00280779"/>
    <w:rsid w:val="00284392"/>
    <w:rsid w:val="00287580"/>
    <w:rsid w:val="002A2F96"/>
    <w:rsid w:val="002B37B0"/>
    <w:rsid w:val="002B594B"/>
    <w:rsid w:val="002C0656"/>
    <w:rsid w:val="002C5855"/>
    <w:rsid w:val="002D40E5"/>
    <w:rsid w:val="002E40C7"/>
    <w:rsid w:val="002E4BF2"/>
    <w:rsid w:val="002E6372"/>
    <w:rsid w:val="002F4122"/>
    <w:rsid w:val="002F6199"/>
    <w:rsid w:val="002F7305"/>
    <w:rsid w:val="003026A8"/>
    <w:rsid w:val="00306E6A"/>
    <w:rsid w:val="00311C8F"/>
    <w:rsid w:val="00314FC1"/>
    <w:rsid w:val="00317941"/>
    <w:rsid w:val="0032461D"/>
    <w:rsid w:val="00325181"/>
    <w:rsid w:val="00325677"/>
    <w:rsid w:val="003303AE"/>
    <w:rsid w:val="003325B0"/>
    <w:rsid w:val="00341A4B"/>
    <w:rsid w:val="00347DD1"/>
    <w:rsid w:val="00347E84"/>
    <w:rsid w:val="003505DB"/>
    <w:rsid w:val="0035061C"/>
    <w:rsid w:val="003620B7"/>
    <w:rsid w:val="00376BC0"/>
    <w:rsid w:val="00377978"/>
    <w:rsid w:val="00381082"/>
    <w:rsid w:val="0038144C"/>
    <w:rsid w:val="003965DA"/>
    <w:rsid w:val="003A49AD"/>
    <w:rsid w:val="003A728B"/>
    <w:rsid w:val="003B15F9"/>
    <w:rsid w:val="003B1988"/>
    <w:rsid w:val="003B40B3"/>
    <w:rsid w:val="003B77A2"/>
    <w:rsid w:val="003C6B06"/>
    <w:rsid w:val="003D15CC"/>
    <w:rsid w:val="003F0BC1"/>
    <w:rsid w:val="003F29EA"/>
    <w:rsid w:val="003F501E"/>
    <w:rsid w:val="00401F0E"/>
    <w:rsid w:val="00411A73"/>
    <w:rsid w:val="004125A2"/>
    <w:rsid w:val="00415272"/>
    <w:rsid w:val="00415FFE"/>
    <w:rsid w:val="0041732C"/>
    <w:rsid w:val="004206CE"/>
    <w:rsid w:val="00420CB4"/>
    <w:rsid w:val="00423E38"/>
    <w:rsid w:val="004253F8"/>
    <w:rsid w:val="00427B5B"/>
    <w:rsid w:val="00430C13"/>
    <w:rsid w:val="00435257"/>
    <w:rsid w:val="00435D8B"/>
    <w:rsid w:val="00437900"/>
    <w:rsid w:val="004423B9"/>
    <w:rsid w:val="00452EDF"/>
    <w:rsid w:val="00461D44"/>
    <w:rsid w:val="00463649"/>
    <w:rsid w:val="00465642"/>
    <w:rsid w:val="00466AC8"/>
    <w:rsid w:val="00473802"/>
    <w:rsid w:val="00480826"/>
    <w:rsid w:val="004824DE"/>
    <w:rsid w:val="00483A32"/>
    <w:rsid w:val="00486070"/>
    <w:rsid w:val="004862D3"/>
    <w:rsid w:val="004901C8"/>
    <w:rsid w:val="004A1C31"/>
    <w:rsid w:val="004A27F9"/>
    <w:rsid w:val="004A35E7"/>
    <w:rsid w:val="004A4BF5"/>
    <w:rsid w:val="004A7AA0"/>
    <w:rsid w:val="004C3470"/>
    <w:rsid w:val="004D23E8"/>
    <w:rsid w:val="004E1EA5"/>
    <w:rsid w:val="004E6C00"/>
    <w:rsid w:val="004F4AE2"/>
    <w:rsid w:val="00504859"/>
    <w:rsid w:val="00505050"/>
    <w:rsid w:val="005120FD"/>
    <w:rsid w:val="00514B68"/>
    <w:rsid w:val="00523C5B"/>
    <w:rsid w:val="00524E69"/>
    <w:rsid w:val="0053438F"/>
    <w:rsid w:val="00535E6B"/>
    <w:rsid w:val="00544ED7"/>
    <w:rsid w:val="005500F5"/>
    <w:rsid w:val="005519CC"/>
    <w:rsid w:val="005616FF"/>
    <w:rsid w:val="00562191"/>
    <w:rsid w:val="0056285A"/>
    <w:rsid w:val="0057371E"/>
    <w:rsid w:val="00573BA6"/>
    <w:rsid w:val="0058047F"/>
    <w:rsid w:val="00581A5A"/>
    <w:rsid w:val="00581BC7"/>
    <w:rsid w:val="00582679"/>
    <w:rsid w:val="00585DDA"/>
    <w:rsid w:val="00586C21"/>
    <w:rsid w:val="0059470D"/>
    <w:rsid w:val="00597D8F"/>
    <w:rsid w:val="005A1070"/>
    <w:rsid w:val="005A2BDC"/>
    <w:rsid w:val="005A4B73"/>
    <w:rsid w:val="005C19F5"/>
    <w:rsid w:val="005C6DC7"/>
    <w:rsid w:val="005D0B70"/>
    <w:rsid w:val="005D4F56"/>
    <w:rsid w:val="005E19B5"/>
    <w:rsid w:val="005E49C2"/>
    <w:rsid w:val="005E7F1C"/>
    <w:rsid w:val="005E7F41"/>
    <w:rsid w:val="005F3988"/>
    <w:rsid w:val="005F44E6"/>
    <w:rsid w:val="00603B99"/>
    <w:rsid w:val="006168E3"/>
    <w:rsid w:val="00620BF8"/>
    <w:rsid w:val="00621D3C"/>
    <w:rsid w:val="00627083"/>
    <w:rsid w:val="00631C14"/>
    <w:rsid w:val="00634504"/>
    <w:rsid w:val="00640FF1"/>
    <w:rsid w:val="006439A7"/>
    <w:rsid w:val="00643CE3"/>
    <w:rsid w:val="00644370"/>
    <w:rsid w:val="00645BFA"/>
    <w:rsid w:val="006527A1"/>
    <w:rsid w:val="00652EA3"/>
    <w:rsid w:val="00653335"/>
    <w:rsid w:val="00655A0C"/>
    <w:rsid w:val="00666236"/>
    <w:rsid w:val="00670BE3"/>
    <w:rsid w:val="00675760"/>
    <w:rsid w:val="00677000"/>
    <w:rsid w:val="00684B9C"/>
    <w:rsid w:val="0068548B"/>
    <w:rsid w:val="006875C9"/>
    <w:rsid w:val="006930F3"/>
    <w:rsid w:val="00693CF4"/>
    <w:rsid w:val="006A2C37"/>
    <w:rsid w:val="006A54E2"/>
    <w:rsid w:val="006A7364"/>
    <w:rsid w:val="006B11AF"/>
    <w:rsid w:val="006B7AF0"/>
    <w:rsid w:val="006C712A"/>
    <w:rsid w:val="006D5869"/>
    <w:rsid w:val="006E459A"/>
    <w:rsid w:val="006F2E65"/>
    <w:rsid w:val="006F4436"/>
    <w:rsid w:val="006F6808"/>
    <w:rsid w:val="006F6EA7"/>
    <w:rsid w:val="007015CE"/>
    <w:rsid w:val="0070507D"/>
    <w:rsid w:val="0070635E"/>
    <w:rsid w:val="00706CFB"/>
    <w:rsid w:val="007148AF"/>
    <w:rsid w:val="00723C7E"/>
    <w:rsid w:val="00725141"/>
    <w:rsid w:val="00725B57"/>
    <w:rsid w:val="0073434F"/>
    <w:rsid w:val="00737DD4"/>
    <w:rsid w:val="007412E7"/>
    <w:rsid w:val="00741A15"/>
    <w:rsid w:val="00752627"/>
    <w:rsid w:val="007537F0"/>
    <w:rsid w:val="00760089"/>
    <w:rsid w:val="00764FBE"/>
    <w:rsid w:val="00765106"/>
    <w:rsid w:val="00770641"/>
    <w:rsid w:val="00774A1A"/>
    <w:rsid w:val="00780885"/>
    <w:rsid w:val="00785AC2"/>
    <w:rsid w:val="00794CD6"/>
    <w:rsid w:val="00796C16"/>
    <w:rsid w:val="007A2586"/>
    <w:rsid w:val="007A4199"/>
    <w:rsid w:val="007A58D4"/>
    <w:rsid w:val="007B6F29"/>
    <w:rsid w:val="007C0215"/>
    <w:rsid w:val="007C21A8"/>
    <w:rsid w:val="007C52EB"/>
    <w:rsid w:val="007C5C56"/>
    <w:rsid w:val="007D0B05"/>
    <w:rsid w:val="007D2D30"/>
    <w:rsid w:val="007D6A1D"/>
    <w:rsid w:val="007E126E"/>
    <w:rsid w:val="007E471B"/>
    <w:rsid w:val="007E6FD2"/>
    <w:rsid w:val="00800AB5"/>
    <w:rsid w:val="008034E7"/>
    <w:rsid w:val="00805D72"/>
    <w:rsid w:val="00812BBF"/>
    <w:rsid w:val="00817CD8"/>
    <w:rsid w:val="00821C51"/>
    <w:rsid w:val="00826826"/>
    <w:rsid w:val="008307F1"/>
    <w:rsid w:val="008312FF"/>
    <w:rsid w:val="0084087D"/>
    <w:rsid w:val="008461AE"/>
    <w:rsid w:val="0085143B"/>
    <w:rsid w:val="0087147A"/>
    <w:rsid w:val="00884CD0"/>
    <w:rsid w:val="008914E6"/>
    <w:rsid w:val="00894005"/>
    <w:rsid w:val="00895A95"/>
    <w:rsid w:val="008A1638"/>
    <w:rsid w:val="008A20A6"/>
    <w:rsid w:val="008B6206"/>
    <w:rsid w:val="008C1794"/>
    <w:rsid w:val="008C62BA"/>
    <w:rsid w:val="008D2CDB"/>
    <w:rsid w:val="008D4847"/>
    <w:rsid w:val="008D63B0"/>
    <w:rsid w:val="008E6C6F"/>
    <w:rsid w:val="008F3663"/>
    <w:rsid w:val="0090282E"/>
    <w:rsid w:val="009032BD"/>
    <w:rsid w:val="0090426E"/>
    <w:rsid w:val="00906657"/>
    <w:rsid w:val="009076C1"/>
    <w:rsid w:val="009077FD"/>
    <w:rsid w:val="00912385"/>
    <w:rsid w:val="009144DC"/>
    <w:rsid w:val="00926913"/>
    <w:rsid w:val="009273AD"/>
    <w:rsid w:val="00931E29"/>
    <w:rsid w:val="009334AC"/>
    <w:rsid w:val="009344D5"/>
    <w:rsid w:val="009365BE"/>
    <w:rsid w:val="00937AC9"/>
    <w:rsid w:val="00937D14"/>
    <w:rsid w:val="0094121F"/>
    <w:rsid w:val="00946449"/>
    <w:rsid w:val="00946C30"/>
    <w:rsid w:val="00954FD2"/>
    <w:rsid w:val="00974ABA"/>
    <w:rsid w:val="00985829"/>
    <w:rsid w:val="00986558"/>
    <w:rsid w:val="009902BE"/>
    <w:rsid w:val="00991AD2"/>
    <w:rsid w:val="00991B32"/>
    <w:rsid w:val="00991B61"/>
    <w:rsid w:val="00997F6E"/>
    <w:rsid w:val="009A0915"/>
    <w:rsid w:val="009A2A50"/>
    <w:rsid w:val="009B2C86"/>
    <w:rsid w:val="009B3845"/>
    <w:rsid w:val="009B5027"/>
    <w:rsid w:val="009B5457"/>
    <w:rsid w:val="009C6AA2"/>
    <w:rsid w:val="009D26AC"/>
    <w:rsid w:val="009D588C"/>
    <w:rsid w:val="009D5F6D"/>
    <w:rsid w:val="009D7120"/>
    <w:rsid w:val="009E1A9E"/>
    <w:rsid w:val="009E44CB"/>
    <w:rsid w:val="009F71E2"/>
    <w:rsid w:val="00A03CCF"/>
    <w:rsid w:val="00A07A67"/>
    <w:rsid w:val="00A10940"/>
    <w:rsid w:val="00A264B7"/>
    <w:rsid w:val="00A30CB4"/>
    <w:rsid w:val="00A32CBB"/>
    <w:rsid w:val="00A34CB9"/>
    <w:rsid w:val="00A351BA"/>
    <w:rsid w:val="00A35B9B"/>
    <w:rsid w:val="00A40C6C"/>
    <w:rsid w:val="00A43141"/>
    <w:rsid w:val="00A435D0"/>
    <w:rsid w:val="00A451A0"/>
    <w:rsid w:val="00A45403"/>
    <w:rsid w:val="00A45F00"/>
    <w:rsid w:val="00A46509"/>
    <w:rsid w:val="00A506C3"/>
    <w:rsid w:val="00A517ED"/>
    <w:rsid w:val="00A5725C"/>
    <w:rsid w:val="00A609D7"/>
    <w:rsid w:val="00A62FA9"/>
    <w:rsid w:val="00A63B09"/>
    <w:rsid w:val="00A73840"/>
    <w:rsid w:val="00A74191"/>
    <w:rsid w:val="00A81FE8"/>
    <w:rsid w:val="00A86E0F"/>
    <w:rsid w:val="00A94EB7"/>
    <w:rsid w:val="00AA2365"/>
    <w:rsid w:val="00AA3B39"/>
    <w:rsid w:val="00AA4190"/>
    <w:rsid w:val="00AA63EB"/>
    <w:rsid w:val="00AA6D6B"/>
    <w:rsid w:val="00AB4C18"/>
    <w:rsid w:val="00AC1F45"/>
    <w:rsid w:val="00AC3F59"/>
    <w:rsid w:val="00AE3134"/>
    <w:rsid w:val="00AE3D72"/>
    <w:rsid w:val="00AE6009"/>
    <w:rsid w:val="00AE7356"/>
    <w:rsid w:val="00AF18B3"/>
    <w:rsid w:val="00AF1C52"/>
    <w:rsid w:val="00AF3012"/>
    <w:rsid w:val="00AF6134"/>
    <w:rsid w:val="00AF6C12"/>
    <w:rsid w:val="00B1296B"/>
    <w:rsid w:val="00B13241"/>
    <w:rsid w:val="00B150D0"/>
    <w:rsid w:val="00B15923"/>
    <w:rsid w:val="00B17925"/>
    <w:rsid w:val="00B240B4"/>
    <w:rsid w:val="00B25AB5"/>
    <w:rsid w:val="00B306CF"/>
    <w:rsid w:val="00B311DB"/>
    <w:rsid w:val="00B34032"/>
    <w:rsid w:val="00B343A6"/>
    <w:rsid w:val="00B34CEB"/>
    <w:rsid w:val="00B36EE9"/>
    <w:rsid w:val="00B4148B"/>
    <w:rsid w:val="00B41F57"/>
    <w:rsid w:val="00B41F91"/>
    <w:rsid w:val="00B42C3D"/>
    <w:rsid w:val="00B5059B"/>
    <w:rsid w:val="00B56466"/>
    <w:rsid w:val="00B60A32"/>
    <w:rsid w:val="00B634B3"/>
    <w:rsid w:val="00B64CA3"/>
    <w:rsid w:val="00B64CF1"/>
    <w:rsid w:val="00B701CF"/>
    <w:rsid w:val="00B75FA2"/>
    <w:rsid w:val="00B82E85"/>
    <w:rsid w:val="00B8754D"/>
    <w:rsid w:val="00B93066"/>
    <w:rsid w:val="00BA46F9"/>
    <w:rsid w:val="00BA4E51"/>
    <w:rsid w:val="00BB1EB5"/>
    <w:rsid w:val="00BB6EAA"/>
    <w:rsid w:val="00BB78FB"/>
    <w:rsid w:val="00BC15D2"/>
    <w:rsid w:val="00BC4007"/>
    <w:rsid w:val="00BD413A"/>
    <w:rsid w:val="00BD4D4C"/>
    <w:rsid w:val="00C00DA0"/>
    <w:rsid w:val="00C00EDF"/>
    <w:rsid w:val="00C068FA"/>
    <w:rsid w:val="00C2118F"/>
    <w:rsid w:val="00C227A7"/>
    <w:rsid w:val="00C301E8"/>
    <w:rsid w:val="00C3050B"/>
    <w:rsid w:val="00C318BB"/>
    <w:rsid w:val="00C34938"/>
    <w:rsid w:val="00C43A26"/>
    <w:rsid w:val="00C473D1"/>
    <w:rsid w:val="00C518DD"/>
    <w:rsid w:val="00C57A1F"/>
    <w:rsid w:val="00C6236D"/>
    <w:rsid w:val="00C66114"/>
    <w:rsid w:val="00C71C92"/>
    <w:rsid w:val="00C807F0"/>
    <w:rsid w:val="00C820B4"/>
    <w:rsid w:val="00C9245B"/>
    <w:rsid w:val="00C9405F"/>
    <w:rsid w:val="00C96EF3"/>
    <w:rsid w:val="00CA5258"/>
    <w:rsid w:val="00CA6103"/>
    <w:rsid w:val="00CB3237"/>
    <w:rsid w:val="00CB3F6E"/>
    <w:rsid w:val="00CB6A51"/>
    <w:rsid w:val="00CC73A5"/>
    <w:rsid w:val="00CD2EB0"/>
    <w:rsid w:val="00CD58C9"/>
    <w:rsid w:val="00CD7173"/>
    <w:rsid w:val="00CE0447"/>
    <w:rsid w:val="00CE2436"/>
    <w:rsid w:val="00CE37E3"/>
    <w:rsid w:val="00CF0323"/>
    <w:rsid w:val="00CF1AD3"/>
    <w:rsid w:val="00CF3502"/>
    <w:rsid w:val="00D00387"/>
    <w:rsid w:val="00D253D0"/>
    <w:rsid w:val="00D30215"/>
    <w:rsid w:val="00D32238"/>
    <w:rsid w:val="00D338D0"/>
    <w:rsid w:val="00D45C0F"/>
    <w:rsid w:val="00D4717E"/>
    <w:rsid w:val="00D47AB7"/>
    <w:rsid w:val="00D510B3"/>
    <w:rsid w:val="00D529B0"/>
    <w:rsid w:val="00D64B90"/>
    <w:rsid w:val="00D734A0"/>
    <w:rsid w:val="00D73B25"/>
    <w:rsid w:val="00D747EB"/>
    <w:rsid w:val="00D75659"/>
    <w:rsid w:val="00D77C26"/>
    <w:rsid w:val="00D80DB5"/>
    <w:rsid w:val="00D82D14"/>
    <w:rsid w:val="00D83194"/>
    <w:rsid w:val="00D86E1B"/>
    <w:rsid w:val="00D939D4"/>
    <w:rsid w:val="00D9590F"/>
    <w:rsid w:val="00D97B56"/>
    <w:rsid w:val="00DA1E56"/>
    <w:rsid w:val="00DB2C89"/>
    <w:rsid w:val="00DB45C9"/>
    <w:rsid w:val="00DC5C1D"/>
    <w:rsid w:val="00DD4B4A"/>
    <w:rsid w:val="00DD64DF"/>
    <w:rsid w:val="00DE2B85"/>
    <w:rsid w:val="00DE40F8"/>
    <w:rsid w:val="00DE533C"/>
    <w:rsid w:val="00DE6E32"/>
    <w:rsid w:val="00DF4059"/>
    <w:rsid w:val="00DF4982"/>
    <w:rsid w:val="00E006A3"/>
    <w:rsid w:val="00E019AE"/>
    <w:rsid w:val="00E024D9"/>
    <w:rsid w:val="00E02B86"/>
    <w:rsid w:val="00E03953"/>
    <w:rsid w:val="00E0664E"/>
    <w:rsid w:val="00E1110E"/>
    <w:rsid w:val="00E13F25"/>
    <w:rsid w:val="00E173F4"/>
    <w:rsid w:val="00E22EB2"/>
    <w:rsid w:val="00E259CF"/>
    <w:rsid w:val="00E30B67"/>
    <w:rsid w:val="00E32C57"/>
    <w:rsid w:val="00E356A7"/>
    <w:rsid w:val="00E43CF2"/>
    <w:rsid w:val="00E45D2E"/>
    <w:rsid w:val="00E52BF3"/>
    <w:rsid w:val="00E56C1B"/>
    <w:rsid w:val="00E570D1"/>
    <w:rsid w:val="00E601D7"/>
    <w:rsid w:val="00E70DB9"/>
    <w:rsid w:val="00E71AEE"/>
    <w:rsid w:val="00E74EE6"/>
    <w:rsid w:val="00E75295"/>
    <w:rsid w:val="00E76AC4"/>
    <w:rsid w:val="00E93413"/>
    <w:rsid w:val="00EA1ED3"/>
    <w:rsid w:val="00EB1BE9"/>
    <w:rsid w:val="00EB6DC1"/>
    <w:rsid w:val="00EC051F"/>
    <w:rsid w:val="00EC1EFB"/>
    <w:rsid w:val="00EC25C0"/>
    <w:rsid w:val="00EC3A07"/>
    <w:rsid w:val="00EC42C9"/>
    <w:rsid w:val="00ED2654"/>
    <w:rsid w:val="00ED5B25"/>
    <w:rsid w:val="00EE13F2"/>
    <w:rsid w:val="00EF3ECA"/>
    <w:rsid w:val="00F07022"/>
    <w:rsid w:val="00F119B4"/>
    <w:rsid w:val="00F14B7B"/>
    <w:rsid w:val="00F1591F"/>
    <w:rsid w:val="00F164C9"/>
    <w:rsid w:val="00F20D05"/>
    <w:rsid w:val="00F21C10"/>
    <w:rsid w:val="00F25E85"/>
    <w:rsid w:val="00F33819"/>
    <w:rsid w:val="00F367A9"/>
    <w:rsid w:val="00F41DD0"/>
    <w:rsid w:val="00F440A3"/>
    <w:rsid w:val="00F503EB"/>
    <w:rsid w:val="00F5068D"/>
    <w:rsid w:val="00F52A66"/>
    <w:rsid w:val="00F55BF6"/>
    <w:rsid w:val="00F56278"/>
    <w:rsid w:val="00F613D7"/>
    <w:rsid w:val="00F6254C"/>
    <w:rsid w:val="00F64DF8"/>
    <w:rsid w:val="00F66672"/>
    <w:rsid w:val="00F7150B"/>
    <w:rsid w:val="00F73286"/>
    <w:rsid w:val="00F75977"/>
    <w:rsid w:val="00F760BD"/>
    <w:rsid w:val="00F836D1"/>
    <w:rsid w:val="00F841DC"/>
    <w:rsid w:val="00F90CB1"/>
    <w:rsid w:val="00F94AC9"/>
    <w:rsid w:val="00F968BE"/>
    <w:rsid w:val="00FA218C"/>
    <w:rsid w:val="00FA2B31"/>
    <w:rsid w:val="00FA5079"/>
    <w:rsid w:val="00FB221A"/>
    <w:rsid w:val="00FB442B"/>
    <w:rsid w:val="00FC12BD"/>
    <w:rsid w:val="00FC1E49"/>
    <w:rsid w:val="00FC410F"/>
    <w:rsid w:val="00FC4D4B"/>
    <w:rsid w:val="00FD0E41"/>
    <w:rsid w:val="00FD1110"/>
    <w:rsid w:val="00FD30A1"/>
    <w:rsid w:val="00FD56FD"/>
    <w:rsid w:val="00FD582A"/>
    <w:rsid w:val="00FE4ABE"/>
    <w:rsid w:val="00FE6784"/>
    <w:rsid w:val="00FF016B"/>
    <w:rsid w:val="00FF1D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FA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B46E0"/>
    <w:pPr>
      <w:keepNext/>
      <w:pageBreakBefore/>
      <w:widowControl w:val="0"/>
      <w:numPr>
        <w:numId w:val="9"/>
      </w:numPr>
      <w:adjustRightInd w:val="0"/>
      <w:spacing w:before="240" w:after="60" w:line="360" w:lineRule="atLeast"/>
      <w:jc w:val="both"/>
      <w:textAlignment w:val="baseline"/>
      <w:outlineLvl w:val="0"/>
    </w:pPr>
    <w:rPr>
      <w:rFonts w:ascii="Arial" w:eastAsia="Times New Roman" w:hAnsi="Arial" w:cs="Arial"/>
      <w:b/>
      <w:bCs/>
      <w:kern w:val="32"/>
      <w:sz w:val="32"/>
      <w:szCs w:val="32"/>
    </w:rPr>
  </w:style>
  <w:style w:type="paragraph" w:styleId="Heading2">
    <w:name w:val="heading 2"/>
    <w:basedOn w:val="Normal"/>
    <w:next w:val="Normal"/>
    <w:link w:val="Heading2Char"/>
    <w:autoRedefine/>
    <w:qFormat/>
    <w:rsid w:val="000B46E0"/>
    <w:pPr>
      <w:keepNext/>
      <w:widowControl w:val="0"/>
      <w:numPr>
        <w:ilvl w:val="1"/>
        <w:numId w:val="9"/>
      </w:numPr>
      <w:adjustRightInd w:val="0"/>
      <w:spacing w:before="240" w:after="60" w:line="276" w:lineRule="auto"/>
      <w:jc w:val="both"/>
      <w:textAlignment w:val="baseline"/>
      <w:outlineLvl w:val="1"/>
    </w:pPr>
    <w:rPr>
      <w:rFonts w:ascii="Arial" w:eastAsia="Times New Roman" w:hAnsi="Arial" w:cs="Arial"/>
      <w:b/>
      <w:bCs/>
      <w:i/>
      <w:iCs/>
    </w:rPr>
  </w:style>
  <w:style w:type="paragraph" w:styleId="Heading3">
    <w:name w:val="heading 3"/>
    <w:basedOn w:val="Normal"/>
    <w:next w:val="Normal"/>
    <w:link w:val="Heading3Char"/>
    <w:qFormat/>
    <w:rsid w:val="000B46E0"/>
    <w:pPr>
      <w:keepNext/>
      <w:widowControl w:val="0"/>
      <w:numPr>
        <w:ilvl w:val="2"/>
        <w:numId w:val="9"/>
      </w:numPr>
      <w:adjustRightInd w:val="0"/>
      <w:spacing w:before="240" w:after="60" w:line="360" w:lineRule="atLeast"/>
      <w:jc w:val="both"/>
      <w:textAlignment w:val="baseline"/>
      <w:outlineLvl w:val="2"/>
    </w:pPr>
    <w:rPr>
      <w:rFonts w:ascii="Calibri" w:eastAsia="Times New Roman" w:hAnsi="Calibri" w:cs="Arial"/>
      <w:b/>
      <w:bCs/>
      <w:szCs w:val="26"/>
    </w:rPr>
  </w:style>
  <w:style w:type="paragraph" w:styleId="Heading4">
    <w:name w:val="heading 4"/>
    <w:basedOn w:val="Normal"/>
    <w:next w:val="Normal"/>
    <w:link w:val="Heading4Char"/>
    <w:qFormat/>
    <w:rsid w:val="000B46E0"/>
    <w:pPr>
      <w:keepNext/>
      <w:widowControl w:val="0"/>
      <w:numPr>
        <w:ilvl w:val="3"/>
        <w:numId w:val="9"/>
      </w:numPr>
      <w:adjustRightInd w:val="0"/>
      <w:spacing w:before="240" w:after="60" w:line="360" w:lineRule="atLeast"/>
      <w:jc w:val="both"/>
      <w:textAlignment w:val="baseline"/>
      <w:outlineLvl w:val="3"/>
    </w:pPr>
    <w:rPr>
      <w:rFonts w:asciiTheme="majorHAnsi" w:eastAsia="Times New Roman" w:hAnsiTheme="majorHAnsi" w:cs="Times New Roman"/>
      <w:bCs/>
      <w:i/>
      <w:szCs w:val="28"/>
    </w:rPr>
  </w:style>
  <w:style w:type="paragraph" w:styleId="Heading5">
    <w:name w:val="heading 5"/>
    <w:basedOn w:val="Heading4"/>
    <w:next w:val="Normal"/>
    <w:link w:val="Heading5Char"/>
    <w:qFormat/>
    <w:rsid w:val="000B46E0"/>
    <w:pPr>
      <w:numPr>
        <w:ilvl w:val="4"/>
      </w:numPr>
      <w:outlineLvl w:val="4"/>
    </w:pPr>
    <w:rPr>
      <w:rFonts w:ascii="Calibri" w:hAnsi="Calibri"/>
      <w:b/>
      <w:bCs w:val="0"/>
      <w:i w:val="0"/>
      <w:iCs/>
      <w:szCs w:val="26"/>
    </w:rPr>
  </w:style>
  <w:style w:type="paragraph" w:styleId="Heading6">
    <w:name w:val="heading 6"/>
    <w:basedOn w:val="Normal"/>
    <w:next w:val="Normal"/>
    <w:link w:val="Heading6Char"/>
    <w:qFormat/>
    <w:rsid w:val="000B46E0"/>
    <w:pPr>
      <w:widowControl w:val="0"/>
      <w:numPr>
        <w:ilvl w:val="5"/>
        <w:numId w:val="9"/>
      </w:numPr>
      <w:adjustRightInd w:val="0"/>
      <w:spacing w:before="240" w:after="60" w:line="360" w:lineRule="atLeast"/>
      <w:jc w:val="both"/>
      <w:textAlignment w:val="baseline"/>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0B46E0"/>
    <w:pPr>
      <w:widowControl w:val="0"/>
      <w:numPr>
        <w:ilvl w:val="6"/>
        <w:numId w:val="9"/>
      </w:numPr>
      <w:adjustRightInd w:val="0"/>
      <w:spacing w:before="240" w:after="60" w:line="360" w:lineRule="atLeast"/>
      <w:jc w:val="both"/>
      <w:textAlignment w:val="baseline"/>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0B46E0"/>
    <w:pPr>
      <w:widowControl w:val="0"/>
      <w:numPr>
        <w:ilvl w:val="7"/>
        <w:numId w:val="9"/>
      </w:numPr>
      <w:adjustRightInd w:val="0"/>
      <w:spacing w:before="240" w:after="60" w:line="360" w:lineRule="atLeast"/>
      <w:jc w:val="both"/>
      <w:textAlignment w:val="baseline"/>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0B46E0"/>
    <w:pPr>
      <w:widowControl w:val="0"/>
      <w:numPr>
        <w:ilvl w:val="8"/>
        <w:numId w:val="9"/>
      </w:numPr>
      <w:adjustRightInd w:val="0"/>
      <w:spacing w:before="240" w:after="60" w:line="360" w:lineRule="atLeast"/>
      <w:jc w:val="both"/>
      <w:textAlignment w:val="baseline"/>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46E0"/>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0B46E0"/>
    <w:rPr>
      <w:rFonts w:ascii="Arial" w:eastAsia="Times New Roman" w:hAnsi="Arial" w:cs="Arial"/>
      <w:b/>
      <w:bCs/>
      <w:i/>
      <w:iCs/>
    </w:rPr>
  </w:style>
  <w:style w:type="character" w:customStyle="1" w:styleId="Heading3Char">
    <w:name w:val="Heading 3 Char"/>
    <w:basedOn w:val="DefaultParagraphFont"/>
    <w:link w:val="Heading3"/>
    <w:uiPriority w:val="9"/>
    <w:rsid w:val="000B46E0"/>
    <w:rPr>
      <w:rFonts w:ascii="Calibri" w:eastAsia="Times New Roman" w:hAnsi="Calibri" w:cs="Arial"/>
      <w:b/>
      <w:bCs/>
      <w:szCs w:val="26"/>
    </w:rPr>
  </w:style>
  <w:style w:type="character" w:customStyle="1" w:styleId="Heading4Char">
    <w:name w:val="Heading 4 Char"/>
    <w:basedOn w:val="DefaultParagraphFont"/>
    <w:link w:val="Heading4"/>
    <w:rsid w:val="000B46E0"/>
    <w:rPr>
      <w:rFonts w:asciiTheme="majorHAnsi" w:eastAsia="Times New Roman" w:hAnsiTheme="majorHAnsi" w:cs="Times New Roman"/>
      <w:bCs/>
      <w:i/>
      <w:szCs w:val="28"/>
    </w:rPr>
  </w:style>
  <w:style w:type="character" w:customStyle="1" w:styleId="Heading5Char">
    <w:name w:val="Heading 5 Char"/>
    <w:basedOn w:val="DefaultParagraphFont"/>
    <w:link w:val="Heading5"/>
    <w:rsid w:val="000B46E0"/>
    <w:rPr>
      <w:rFonts w:ascii="Calibri" w:eastAsia="Times New Roman" w:hAnsi="Calibri" w:cs="Times New Roman"/>
      <w:b/>
      <w:iCs/>
      <w:szCs w:val="26"/>
    </w:rPr>
  </w:style>
  <w:style w:type="character" w:customStyle="1" w:styleId="Heading6Char">
    <w:name w:val="Heading 6 Char"/>
    <w:basedOn w:val="DefaultParagraphFont"/>
    <w:link w:val="Heading6"/>
    <w:rsid w:val="000B46E0"/>
    <w:rPr>
      <w:rFonts w:ascii="Times New Roman" w:eastAsia="Times New Roman" w:hAnsi="Times New Roman" w:cs="Times New Roman"/>
      <w:b/>
      <w:bCs/>
    </w:rPr>
  </w:style>
  <w:style w:type="character" w:customStyle="1" w:styleId="Heading7Char">
    <w:name w:val="Heading 7 Char"/>
    <w:basedOn w:val="DefaultParagraphFont"/>
    <w:link w:val="Heading7"/>
    <w:rsid w:val="000B46E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B46E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B46E0"/>
    <w:rPr>
      <w:rFonts w:ascii="Arial" w:eastAsia="Times New Roman" w:hAnsi="Arial" w:cs="Arial"/>
    </w:rPr>
  </w:style>
  <w:style w:type="paragraph" w:styleId="ListParagraph">
    <w:name w:val="List Paragraph"/>
    <w:basedOn w:val="Normal"/>
    <w:uiPriority w:val="34"/>
    <w:qFormat/>
    <w:rsid w:val="00FB221A"/>
    <w:pPr>
      <w:ind w:left="720"/>
      <w:contextualSpacing/>
    </w:pPr>
  </w:style>
  <w:style w:type="character" w:styleId="CommentReference">
    <w:name w:val="annotation reference"/>
    <w:basedOn w:val="DefaultParagraphFont"/>
    <w:uiPriority w:val="99"/>
    <w:semiHidden/>
    <w:unhideWhenUsed/>
    <w:rsid w:val="003B40B3"/>
    <w:rPr>
      <w:sz w:val="16"/>
      <w:szCs w:val="16"/>
    </w:rPr>
  </w:style>
  <w:style w:type="paragraph" w:styleId="CommentText">
    <w:name w:val="annotation text"/>
    <w:basedOn w:val="Normal"/>
    <w:link w:val="CommentTextChar"/>
    <w:uiPriority w:val="99"/>
    <w:unhideWhenUsed/>
    <w:rsid w:val="003B40B3"/>
    <w:pPr>
      <w:spacing w:line="240" w:lineRule="auto"/>
    </w:pPr>
    <w:rPr>
      <w:sz w:val="20"/>
      <w:szCs w:val="20"/>
    </w:rPr>
  </w:style>
  <w:style w:type="character" w:customStyle="1" w:styleId="CommentTextChar">
    <w:name w:val="Comment Text Char"/>
    <w:basedOn w:val="DefaultParagraphFont"/>
    <w:link w:val="CommentText"/>
    <w:uiPriority w:val="99"/>
    <w:rsid w:val="003B40B3"/>
    <w:rPr>
      <w:sz w:val="20"/>
      <w:szCs w:val="20"/>
    </w:rPr>
  </w:style>
  <w:style w:type="paragraph" w:styleId="CommentSubject">
    <w:name w:val="annotation subject"/>
    <w:basedOn w:val="CommentText"/>
    <w:next w:val="CommentText"/>
    <w:link w:val="CommentSubjectChar"/>
    <w:uiPriority w:val="99"/>
    <w:semiHidden/>
    <w:unhideWhenUsed/>
    <w:rsid w:val="003B40B3"/>
    <w:rPr>
      <w:b/>
      <w:bCs/>
    </w:rPr>
  </w:style>
  <w:style w:type="character" w:customStyle="1" w:styleId="CommentSubjectChar">
    <w:name w:val="Comment Subject Char"/>
    <w:basedOn w:val="CommentTextChar"/>
    <w:link w:val="CommentSubject"/>
    <w:uiPriority w:val="99"/>
    <w:semiHidden/>
    <w:rsid w:val="003B40B3"/>
    <w:rPr>
      <w:b/>
      <w:bCs/>
      <w:sz w:val="20"/>
      <w:szCs w:val="20"/>
    </w:rPr>
  </w:style>
  <w:style w:type="paragraph" w:styleId="BalloonText">
    <w:name w:val="Balloon Text"/>
    <w:basedOn w:val="Normal"/>
    <w:link w:val="BalloonTextChar"/>
    <w:uiPriority w:val="99"/>
    <w:semiHidden/>
    <w:unhideWhenUsed/>
    <w:rsid w:val="003B40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0B3"/>
    <w:rPr>
      <w:rFonts w:ascii="Segoe UI" w:hAnsi="Segoe UI" w:cs="Segoe UI"/>
      <w:sz w:val="18"/>
      <w:szCs w:val="18"/>
    </w:rPr>
  </w:style>
  <w:style w:type="table" w:styleId="TableGrid">
    <w:name w:val="Table Grid"/>
    <w:basedOn w:val="TableNormal"/>
    <w:uiPriority w:val="39"/>
    <w:rsid w:val="007D2D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F4059"/>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4059"/>
  </w:style>
  <w:style w:type="paragraph" w:styleId="Caption">
    <w:name w:val="caption"/>
    <w:basedOn w:val="Normal"/>
    <w:next w:val="Normal"/>
    <w:uiPriority w:val="35"/>
    <w:unhideWhenUsed/>
    <w:qFormat/>
    <w:rsid w:val="002F6199"/>
    <w:pPr>
      <w:spacing w:after="200" w:line="240" w:lineRule="auto"/>
    </w:pPr>
    <w:rPr>
      <w:rFonts w:ascii="Arial" w:eastAsia="MS Mincho" w:hAnsi="Arial" w:cs="Times New Roman"/>
      <w:b/>
      <w:bCs/>
      <w:color w:val="5B9BD5" w:themeColor="accent1"/>
      <w:sz w:val="18"/>
      <w:szCs w:val="18"/>
    </w:rPr>
  </w:style>
  <w:style w:type="table" w:customStyle="1" w:styleId="TableGridLight1">
    <w:name w:val="Table Grid Light1"/>
    <w:basedOn w:val="TableNormal"/>
    <w:uiPriority w:val="99"/>
    <w:rsid w:val="00BC400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EndNoteBibliographyTitle">
    <w:name w:val="EndNote Bibliography Title"/>
    <w:basedOn w:val="Normal"/>
    <w:link w:val="EndNoteBibliographyTitleChar"/>
    <w:rsid w:val="00BC4007"/>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C4007"/>
    <w:rPr>
      <w:rFonts w:ascii="Calibri" w:hAnsi="Calibri" w:cs="Calibri"/>
      <w:noProof/>
      <w:lang w:val="en-US"/>
    </w:rPr>
  </w:style>
  <w:style w:type="paragraph" w:customStyle="1" w:styleId="EndNoteBibliography">
    <w:name w:val="EndNote Bibliography"/>
    <w:basedOn w:val="Normal"/>
    <w:link w:val="EndNoteBibliographyChar"/>
    <w:rsid w:val="00BC4007"/>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C4007"/>
    <w:rPr>
      <w:rFonts w:ascii="Calibri" w:hAnsi="Calibri" w:cs="Calibri"/>
      <w:noProof/>
      <w:lang w:val="en-US"/>
    </w:rPr>
  </w:style>
  <w:style w:type="character" w:styleId="Hyperlink">
    <w:name w:val="Hyperlink"/>
    <w:basedOn w:val="DefaultParagraphFont"/>
    <w:uiPriority w:val="99"/>
    <w:unhideWhenUsed/>
    <w:rsid w:val="00BC4007"/>
    <w:rPr>
      <w:color w:val="0563C1" w:themeColor="hyperlink"/>
      <w:u w:val="single"/>
    </w:rPr>
  </w:style>
  <w:style w:type="paragraph" w:styleId="Header">
    <w:name w:val="header"/>
    <w:basedOn w:val="Normal"/>
    <w:link w:val="HeaderChar"/>
    <w:uiPriority w:val="99"/>
    <w:unhideWhenUsed/>
    <w:rsid w:val="00655A0C"/>
    <w:pPr>
      <w:tabs>
        <w:tab w:val="center" w:pos="4320"/>
        <w:tab w:val="right" w:pos="8640"/>
      </w:tabs>
      <w:spacing w:after="0" w:line="240" w:lineRule="auto"/>
    </w:pPr>
    <w:rPr>
      <w:rFonts w:eastAsia="Times New Roman" w:cs="Times New Roman"/>
    </w:rPr>
  </w:style>
  <w:style w:type="character" w:customStyle="1" w:styleId="HeaderChar">
    <w:name w:val="Header Char"/>
    <w:basedOn w:val="DefaultParagraphFont"/>
    <w:link w:val="Header"/>
    <w:uiPriority w:val="99"/>
    <w:rsid w:val="00655A0C"/>
    <w:rPr>
      <w:rFonts w:eastAsia="Times New Roman" w:cs="Times New Roman"/>
    </w:rPr>
  </w:style>
  <w:style w:type="character" w:customStyle="1" w:styleId="HTMLPreformattedChar">
    <w:name w:val="HTML Preformatted Char"/>
    <w:basedOn w:val="DefaultParagraphFont"/>
    <w:link w:val="HTMLPreformatted"/>
    <w:uiPriority w:val="99"/>
    <w:semiHidden/>
    <w:locked/>
    <w:rsid w:val="00655A0C"/>
    <w:rPr>
      <w:rFonts w:ascii="Courier New" w:hAnsi="Courier New" w:cs="Courier New"/>
      <w:sz w:val="20"/>
      <w:szCs w:val="20"/>
      <w:lang w:val="x-none" w:eastAsia="en-GB"/>
    </w:rPr>
  </w:style>
  <w:style w:type="paragraph" w:styleId="HTMLPreformatted">
    <w:name w:val="HTML Preformatted"/>
    <w:basedOn w:val="Normal"/>
    <w:link w:val="HTMLPreformattedChar"/>
    <w:uiPriority w:val="99"/>
    <w:semiHidden/>
    <w:unhideWhenUsed/>
    <w:rsid w:val="00655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x-none" w:eastAsia="en-GB"/>
    </w:rPr>
  </w:style>
  <w:style w:type="character" w:customStyle="1" w:styleId="HTMLPreformattedChar1">
    <w:name w:val="HTML Preformatted Char1"/>
    <w:basedOn w:val="DefaultParagraphFont"/>
    <w:uiPriority w:val="99"/>
    <w:semiHidden/>
    <w:rsid w:val="00655A0C"/>
    <w:rPr>
      <w:rFonts w:ascii="Courier" w:hAnsi="Courier"/>
      <w:sz w:val="20"/>
      <w:szCs w:val="20"/>
    </w:rPr>
  </w:style>
  <w:style w:type="paragraph" w:styleId="List">
    <w:name w:val="List"/>
    <w:basedOn w:val="Normal"/>
    <w:uiPriority w:val="99"/>
    <w:unhideWhenUsed/>
    <w:rsid w:val="00655A0C"/>
    <w:pPr>
      <w:spacing w:after="0" w:line="240" w:lineRule="auto"/>
      <w:ind w:left="283" w:hanging="283"/>
      <w:contextualSpacing/>
    </w:pPr>
    <w:rPr>
      <w:rFonts w:ascii="Arial" w:eastAsia="MS Mincho" w:hAnsi="Arial" w:cs="Times New Roman"/>
    </w:rPr>
  </w:style>
  <w:style w:type="paragraph" w:styleId="List2">
    <w:name w:val="List 2"/>
    <w:basedOn w:val="Normal"/>
    <w:uiPriority w:val="99"/>
    <w:unhideWhenUsed/>
    <w:rsid w:val="00655A0C"/>
    <w:pPr>
      <w:spacing w:after="0" w:line="240" w:lineRule="auto"/>
      <w:ind w:left="566" w:hanging="283"/>
      <w:contextualSpacing/>
    </w:pPr>
    <w:rPr>
      <w:rFonts w:ascii="Arial" w:eastAsia="MS Mincho" w:hAnsi="Arial" w:cs="Times New Roman"/>
    </w:rPr>
  </w:style>
  <w:style w:type="paragraph" w:styleId="ListBullet2">
    <w:name w:val="List Bullet 2"/>
    <w:basedOn w:val="Normal"/>
    <w:uiPriority w:val="99"/>
    <w:unhideWhenUsed/>
    <w:rsid w:val="00655A0C"/>
    <w:pPr>
      <w:numPr>
        <w:numId w:val="10"/>
      </w:numPr>
      <w:spacing w:after="0" w:line="240" w:lineRule="auto"/>
      <w:contextualSpacing/>
    </w:pPr>
    <w:rPr>
      <w:rFonts w:ascii="Arial" w:eastAsia="MS Mincho" w:hAnsi="Arial" w:cs="Times New Roman"/>
    </w:rPr>
  </w:style>
  <w:style w:type="paragraph" w:styleId="BodyText">
    <w:name w:val="Body Text"/>
    <w:basedOn w:val="Normal"/>
    <w:link w:val="BodyTextChar"/>
    <w:uiPriority w:val="99"/>
    <w:unhideWhenUsed/>
    <w:rsid w:val="00655A0C"/>
    <w:pPr>
      <w:spacing w:after="120" w:line="240" w:lineRule="auto"/>
    </w:pPr>
    <w:rPr>
      <w:rFonts w:ascii="Arial" w:eastAsia="MS Mincho" w:hAnsi="Arial" w:cs="Times New Roman"/>
    </w:rPr>
  </w:style>
  <w:style w:type="character" w:customStyle="1" w:styleId="BodyTextChar">
    <w:name w:val="Body Text Char"/>
    <w:basedOn w:val="DefaultParagraphFont"/>
    <w:link w:val="BodyText"/>
    <w:uiPriority w:val="99"/>
    <w:rsid w:val="00655A0C"/>
    <w:rPr>
      <w:rFonts w:ascii="Arial" w:eastAsia="MS Mincho" w:hAnsi="Arial" w:cs="Times New Roman"/>
    </w:rPr>
  </w:style>
  <w:style w:type="paragraph" w:styleId="BodyTextFirstIndent">
    <w:name w:val="Body Text First Indent"/>
    <w:basedOn w:val="BodyText"/>
    <w:link w:val="BodyTextFirstIndentChar"/>
    <w:uiPriority w:val="99"/>
    <w:unhideWhenUsed/>
    <w:rsid w:val="00655A0C"/>
    <w:pPr>
      <w:spacing w:after="0"/>
      <w:ind w:firstLine="360"/>
    </w:pPr>
  </w:style>
  <w:style w:type="character" w:customStyle="1" w:styleId="BodyTextFirstIndentChar">
    <w:name w:val="Body Text First Indent Char"/>
    <w:basedOn w:val="BodyTextChar"/>
    <w:link w:val="BodyTextFirstIndent"/>
    <w:uiPriority w:val="99"/>
    <w:rsid w:val="00655A0C"/>
    <w:rPr>
      <w:rFonts w:ascii="Arial" w:eastAsia="MS Mincho" w:hAnsi="Arial" w:cs="Times New Roman"/>
    </w:rPr>
  </w:style>
  <w:style w:type="paragraph" w:styleId="BodyTextIndent">
    <w:name w:val="Body Text Indent"/>
    <w:basedOn w:val="Normal"/>
    <w:link w:val="BodyTextIndentChar"/>
    <w:uiPriority w:val="99"/>
    <w:semiHidden/>
    <w:unhideWhenUsed/>
    <w:rsid w:val="00655A0C"/>
    <w:pPr>
      <w:spacing w:after="120" w:line="240" w:lineRule="auto"/>
      <w:ind w:left="283"/>
    </w:pPr>
    <w:rPr>
      <w:rFonts w:ascii="Arial" w:eastAsia="MS Mincho" w:hAnsi="Arial" w:cs="Times New Roman"/>
    </w:rPr>
  </w:style>
  <w:style w:type="character" w:customStyle="1" w:styleId="BodyTextIndentChar">
    <w:name w:val="Body Text Indent Char"/>
    <w:basedOn w:val="DefaultParagraphFont"/>
    <w:link w:val="BodyTextIndent"/>
    <w:uiPriority w:val="99"/>
    <w:semiHidden/>
    <w:rsid w:val="00655A0C"/>
    <w:rPr>
      <w:rFonts w:ascii="Arial" w:eastAsia="MS Mincho" w:hAnsi="Arial" w:cs="Times New Roman"/>
    </w:rPr>
  </w:style>
  <w:style w:type="paragraph" w:styleId="BodyTextFirstIndent2">
    <w:name w:val="Body Text First Indent 2"/>
    <w:basedOn w:val="BodyTextIndent"/>
    <w:link w:val="BodyTextFirstIndent2Char"/>
    <w:uiPriority w:val="99"/>
    <w:unhideWhenUsed/>
    <w:rsid w:val="00655A0C"/>
    <w:pPr>
      <w:spacing w:after="0"/>
      <w:ind w:left="360" w:firstLine="360"/>
    </w:pPr>
  </w:style>
  <w:style w:type="character" w:customStyle="1" w:styleId="BodyTextFirstIndent2Char">
    <w:name w:val="Body Text First Indent 2 Char"/>
    <w:basedOn w:val="BodyTextIndentChar"/>
    <w:link w:val="BodyTextFirstIndent2"/>
    <w:uiPriority w:val="99"/>
    <w:rsid w:val="00655A0C"/>
    <w:rPr>
      <w:rFonts w:ascii="Arial" w:eastAsia="MS Mincho" w:hAnsi="Arial" w:cs="Times New Roman"/>
    </w:rPr>
  </w:style>
  <w:style w:type="paragraph" w:customStyle="1" w:styleId="Default">
    <w:name w:val="Default"/>
    <w:rsid w:val="00655A0C"/>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styleId="NoSpacing">
    <w:name w:val="No Spacing"/>
    <w:uiPriority w:val="1"/>
    <w:qFormat/>
    <w:rsid w:val="00655A0C"/>
    <w:pPr>
      <w:spacing w:after="0" w:line="240" w:lineRule="auto"/>
    </w:pPr>
    <w:rPr>
      <w:rFonts w:eastAsia="Times New Roman" w:cs="Times New Roman"/>
    </w:rPr>
  </w:style>
  <w:style w:type="character" w:styleId="Strong">
    <w:name w:val="Strong"/>
    <w:basedOn w:val="DefaultParagraphFont"/>
    <w:uiPriority w:val="22"/>
    <w:qFormat/>
    <w:rsid w:val="00655A0C"/>
    <w:rPr>
      <w:rFonts w:cs="Times New Roman"/>
      <w:b/>
      <w:bCs/>
    </w:rPr>
  </w:style>
  <w:style w:type="paragraph" w:styleId="FootnoteText">
    <w:name w:val="footnote text"/>
    <w:basedOn w:val="Normal"/>
    <w:link w:val="FootnoteTextChar"/>
    <w:uiPriority w:val="99"/>
    <w:unhideWhenUsed/>
    <w:rsid w:val="00FD56FD"/>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rsid w:val="00FD56FD"/>
    <w:rPr>
      <w:rFonts w:ascii="Calibri" w:eastAsia="Calibri" w:hAnsi="Calibri" w:cs="Times New Roman"/>
      <w:sz w:val="20"/>
      <w:szCs w:val="20"/>
    </w:rPr>
  </w:style>
  <w:style w:type="character" w:styleId="FootnoteReference">
    <w:name w:val="footnote reference"/>
    <w:basedOn w:val="DefaultParagraphFont"/>
    <w:uiPriority w:val="99"/>
    <w:unhideWhenUsed/>
    <w:rsid w:val="00FD56FD"/>
    <w:rPr>
      <w:vertAlign w:val="superscript"/>
    </w:rPr>
  </w:style>
  <w:style w:type="paragraph" w:styleId="Revision">
    <w:name w:val="Revision"/>
    <w:hidden/>
    <w:uiPriority w:val="99"/>
    <w:semiHidden/>
    <w:rsid w:val="00136214"/>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B46E0"/>
    <w:pPr>
      <w:keepNext/>
      <w:pageBreakBefore/>
      <w:widowControl w:val="0"/>
      <w:numPr>
        <w:numId w:val="9"/>
      </w:numPr>
      <w:adjustRightInd w:val="0"/>
      <w:spacing w:before="240" w:after="60" w:line="360" w:lineRule="atLeast"/>
      <w:jc w:val="both"/>
      <w:textAlignment w:val="baseline"/>
      <w:outlineLvl w:val="0"/>
    </w:pPr>
    <w:rPr>
      <w:rFonts w:ascii="Arial" w:eastAsia="Times New Roman" w:hAnsi="Arial" w:cs="Arial"/>
      <w:b/>
      <w:bCs/>
      <w:kern w:val="32"/>
      <w:sz w:val="32"/>
      <w:szCs w:val="32"/>
    </w:rPr>
  </w:style>
  <w:style w:type="paragraph" w:styleId="Heading2">
    <w:name w:val="heading 2"/>
    <w:basedOn w:val="Normal"/>
    <w:next w:val="Normal"/>
    <w:link w:val="Heading2Char"/>
    <w:autoRedefine/>
    <w:qFormat/>
    <w:rsid w:val="000B46E0"/>
    <w:pPr>
      <w:keepNext/>
      <w:widowControl w:val="0"/>
      <w:numPr>
        <w:ilvl w:val="1"/>
        <w:numId w:val="9"/>
      </w:numPr>
      <w:adjustRightInd w:val="0"/>
      <w:spacing w:before="240" w:after="60" w:line="276" w:lineRule="auto"/>
      <w:jc w:val="both"/>
      <w:textAlignment w:val="baseline"/>
      <w:outlineLvl w:val="1"/>
    </w:pPr>
    <w:rPr>
      <w:rFonts w:ascii="Arial" w:eastAsia="Times New Roman" w:hAnsi="Arial" w:cs="Arial"/>
      <w:b/>
      <w:bCs/>
      <w:i/>
      <w:iCs/>
    </w:rPr>
  </w:style>
  <w:style w:type="paragraph" w:styleId="Heading3">
    <w:name w:val="heading 3"/>
    <w:basedOn w:val="Normal"/>
    <w:next w:val="Normal"/>
    <w:link w:val="Heading3Char"/>
    <w:qFormat/>
    <w:rsid w:val="000B46E0"/>
    <w:pPr>
      <w:keepNext/>
      <w:widowControl w:val="0"/>
      <w:numPr>
        <w:ilvl w:val="2"/>
        <w:numId w:val="9"/>
      </w:numPr>
      <w:adjustRightInd w:val="0"/>
      <w:spacing w:before="240" w:after="60" w:line="360" w:lineRule="atLeast"/>
      <w:jc w:val="both"/>
      <w:textAlignment w:val="baseline"/>
      <w:outlineLvl w:val="2"/>
    </w:pPr>
    <w:rPr>
      <w:rFonts w:ascii="Calibri" w:eastAsia="Times New Roman" w:hAnsi="Calibri" w:cs="Arial"/>
      <w:b/>
      <w:bCs/>
      <w:szCs w:val="26"/>
    </w:rPr>
  </w:style>
  <w:style w:type="paragraph" w:styleId="Heading4">
    <w:name w:val="heading 4"/>
    <w:basedOn w:val="Normal"/>
    <w:next w:val="Normal"/>
    <w:link w:val="Heading4Char"/>
    <w:qFormat/>
    <w:rsid w:val="000B46E0"/>
    <w:pPr>
      <w:keepNext/>
      <w:widowControl w:val="0"/>
      <w:numPr>
        <w:ilvl w:val="3"/>
        <w:numId w:val="9"/>
      </w:numPr>
      <w:adjustRightInd w:val="0"/>
      <w:spacing w:before="240" w:after="60" w:line="360" w:lineRule="atLeast"/>
      <w:jc w:val="both"/>
      <w:textAlignment w:val="baseline"/>
      <w:outlineLvl w:val="3"/>
    </w:pPr>
    <w:rPr>
      <w:rFonts w:asciiTheme="majorHAnsi" w:eastAsia="Times New Roman" w:hAnsiTheme="majorHAnsi" w:cs="Times New Roman"/>
      <w:bCs/>
      <w:i/>
      <w:szCs w:val="28"/>
    </w:rPr>
  </w:style>
  <w:style w:type="paragraph" w:styleId="Heading5">
    <w:name w:val="heading 5"/>
    <w:basedOn w:val="Heading4"/>
    <w:next w:val="Normal"/>
    <w:link w:val="Heading5Char"/>
    <w:qFormat/>
    <w:rsid w:val="000B46E0"/>
    <w:pPr>
      <w:numPr>
        <w:ilvl w:val="4"/>
      </w:numPr>
      <w:outlineLvl w:val="4"/>
    </w:pPr>
    <w:rPr>
      <w:rFonts w:ascii="Calibri" w:hAnsi="Calibri"/>
      <w:b/>
      <w:bCs w:val="0"/>
      <w:i w:val="0"/>
      <w:iCs/>
      <w:szCs w:val="26"/>
    </w:rPr>
  </w:style>
  <w:style w:type="paragraph" w:styleId="Heading6">
    <w:name w:val="heading 6"/>
    <w:basedOn w:val="Normal"/>
    <w:next w:val="Normal"/>
    <w:link w:val="Heading6Char"/>
    <w:qFormat/>
    <w:rsid w:val="000B46E0"/>
    <w:pPr>
      <w:widowControl w:val="0"/>
      <w:numPr>
        <w:ilvl w:val="5"/>
        <w:numId w:val="9"/>
      </w:numPr>
      <w:adjustRightInd w:val="0"/>
      <w:spacing w:before="240" w:after="60" w:line="360" w:lineRule="atLeast"/>
      <w:jc w:val="both"/>
      <w:textAlignment w:val="baseline"/>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0B46E0"/>
    <w:pPr>
      <w:widowControl w:val="0"/>
      <w:numPr>
        <w:ilvl w:val="6"/>
        <w:numId w:val="9"/>
      </w:numPr>
      <w:adjustRightInd w:val="0"/>
      <w:spacing w:before="240" w:after="60" w:line="360" w:lineRule="atLeast"/>
      <w:jc w:val="both"/>
      <w:textAlignment w:val="baseline"/>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0B46E0"/>
    <w:pPr>
      <w:widowControl w:val="0"/>
      <w:numPr>
        <w:ilvl w:val="7"/>
        <w:numId w:val="9"/>
      </w:numPr>
      <w:adjustRightInd w:val="0"/>
      <w:spacing w:before="240" w:after="60" w:line="360" w:lineRule="atLeast"/>
      <w:jc w:val="both"/>
      <w:textAlignment w:val="baseline"/>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0B46E0"/>
    <w:pPr>
      <w:widowControl w:val="0"/>
      <w:numPr>
        <w:ilvl w:val="8"/>
        <w:numId w:val="9"/>
      </w:numPr>
      <w:adjustRightInd w:val="0"/>
      <w:spacing w:before="240" w:after="60" w:line="360" w:lineRule="atLeast"/>
      <w:jc w:val="both"/>
      <w:textAlignment w:val="baseline"/>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46E0"/>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0B46E0"/>
    <w:rPr>
      <w:rFonts w:ascii="Arial" w:eastAsia="Times New Roman" w:hAnsi="Arial" w:cs="Arial"/>
      <w:b/>
      <w:bCs/>
      <w:i/>
      <w:iCs/>
    </w:rPr>
  </w:style>
  <w:style w:type="character" w:customStyle="1" w:styleId="Heading3Char">
    <w:name w:val="Heading 3 Char"/>
    <w:basedOn w:val="DefaultParagraphFont"/>
    <w:link w:val="Heading3"/>
    <w:uiPriority w:val="9"/>
    <w:rsid w:val="000B46E0"/>
    <w:rPr>
      <w:rFonts w:ascii="Calibri" w:eastAsia="Times New Roman" w:hAnsi="Calibri" w:cs="Arial"/>
      <w:b/>
      <w:bCs/>
      <w:szCs w:val="26"/>
    </w:rPr>
  </w:style>
  <w:style w:type="character" w:customStyle="1" w:styleId="Heading4Char">
    <w:name w:val="Heading 4 Char"/>
    <w:basedOn w:val="DefaultParagraphFont"/>
    <w:link w:val="Heading4"/>
    <w:rsid w:val="000B46E0"/>
    <w:rPr>
      <w:rFonts w:asciiTheme="majorHAnsi" w:eastAsia="Times New Roman" w:hAnsiTheme="majorHAnsi" w:cs="Times New Roman"/>
      <w:bCs/>
      <w:i/>
      <w:szCs w:val="28"/>
    </w:rPr>
  </w:style>
  <w:style w:type="character" w:customStyle="1" w:styleId="Heading5Char">
    <w:name w:val="Heading 5 Char"/>
    <w:basedOn w:val="DefaultParagraphFont"/>
    <w:link w:val="Heading5"/>
    <w:rsid w:val="000B46E0"/>
    <w:rPr>
      <w:rFonts w:ascii="Calibri" w:eastAsia="Times New Roman" w:hAnsi="Calibri" w:cs="Times New Roman"/>
      <w:b/>
      <w:iCs/>
      <w:szCs w:val="26"/>
    </w:rPr>
  </w:style>
  <w:style w:type="character" w:customStyle="1" w:styleId="Heading6Char">
    <w:name w:val="Heading 6 Char"/>
    <w:basedOn w:val="DefaultParagraphFont"/>
    <w:link w:val="Heading6"/>
    <w:rsid w:val="000B46E0"/>
    <w:rPr>
      <w:rFonts w:ascii="Times New Roman" w:eastAsia="Times New Roman" w:hAnsi="Times New Roman" w:cs="Times New Roman"/>
      <w:b/>
      <w:bCs/>
    </w:rPr>
  </w:style>
  <w:style w:type="character" w:customStyle="1" w:styleId="Heading7Char">
    <w:name w:val="Heading 7 Char"/>
    <w:basedOn w:val="DefaultParagraphFont"/>
    <w:link w:val="Heading7"/>
    <w:rsid w:val="000B46E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B46E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B46E0"/>
    <w:rPr>
      <w:rFonts w:ascii="Arial" w:eastAsia="Times New Roman" w:hAnsi="Arial" w:cs="Arial"/>
    </w:rPr>
  </w:style>
  <w:style w:type="paragraph" w:styleId="ListParagraph">
    <w:name w:val="List Paragraph"/>
    <w:basedOn w:val="Normal"/>
    <w:uiPriority w:val="34"/>
    <w:qFormat/>
    <w:rsid w:val="00FB221A"/>
    <w:pPr>
      <w:ind w:left="720"/>
      <w:contextualSpacing/>
    </w:pPr>
  </w:style>
  <w:style w:type="character" w:styleId="CommentReference">
    <w:name w:val="annotation reference"/>
    <w:basedOn w:val="DefaultParagraphFont"/>
    <w:uiPriority w:val="99"/>
    <w:semiHidden/>
    <w:unhideWhenUsed/>
    <w:rsid w:val="003B40B3"/>
    <w:rPr>
      <w:sz w:val="16"/>
      <w:szCs w:val="16"/>
    </w:rPr>
  </w:style>
  <w:style w:type="paragraph" w:styleId="CommentText">
    <w:name w:val="annotation text"/>
    <w:basedOn w:val="Normal"/>
    <w:link w:val="CommentTextChar"/>
    <w:uiPriority w:val="99"/>
    <w:unhideWhenUsed/>
    <w:rsid w:val="003B40B3"/>
    <w:pPr>
      <w:spacing w:line="240" w:lineRule="auto"/>
    </w:pPr>
    <w:rPr>
      <w:sz w:val="20"/>
      <w:szCs w:val="20"/>
    </w:rPr>
  </w:style>
  <w:style w:type="character" w:customStyle="1" w:styleId="CommentTextChar">
    <w:name w:val="Comment Text Char"/>
    <w:basedOn w:val="DefaultParagraphFont"/>
    <w:link w:val="CommentText"/>
    <w:uiPriority w:val="99"/>
    <w:rsid w:val="003B40B3"/>
    <w:rPr>
      <w:sz w:val="20"/>
      <w:szCs w:val="20"/>
    </w:rPr>
  </w:style>
  <w:style w:type="paragraph" w:styleId="CommentSubject">
    <w:name w:val="annotation subject"/>
    <w:basedOn w:val="CommentText"/>
    <w:next w:val="CommentText"/>
    <w:link w:val="CommentSubjectChar"/>
    <w:uiPriority w:val="99"/>
    <w:semiHidden/>
    <w:unhideWhenUsed/>
    <w:rsid w:val="003B40B3"/>
    <w:rPr>
      <w:b/>
      <w:bCs/>
    </w:rPr>
  </w:style>
  <w:style w:type="character" w:customStyle="1" w:styleId="CommentSubjectChar">
    <w:name w:val="Comment Subject Char"/>
    <w:basedOn w:val="CommentTextChar"/>
    <w:link w:val="CommentSubject"/>
    <w:uiPriority w:val="99"/>
    <w:semiHidden/>
    <w:rsid w:val="003B40B3"/>
    <w:rPr>
      <w:b/>
      <w:bCs/>
      <w:sz w:val="20"/>
      <w:szCs w:val="20"/>
    </w:rPr>
  </w:style>
  <w:style w:type="paragraph" w:styleId="BalloonText">
    <w:name w:val="Balloon Text"/>
    <w:basedOn w:val="Normal"/>
    <w:link w:val="BalloonTextChar"/>
    <w:uiPriority w:val="99"/>
    <w:semiHidden/>
    <w:unhideWhenUsed/>
    <w:rsid w:val="003B40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0B3"/>
    <w:rPr>
      <w:rFonts w:ascii="Segoe UI" w:hAnsi="Segoe UI" w:cs="Segoe UI"/>
      <w:sz w:val="18"/>
      <w:szCs w:val="18"/>
    </w:rPr>
  </w:style>
  <w:style w:type="table" w:styleId="TableGrid">
    <w:name w:val="Table Grid"/>
    <w:basedOn w:val="TableNormal"/>
    <w:uiPriority w:val="39"/>
    <w:rsid w:val="007D2D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F4059"/>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4059"/>
  </w:style>
  <w:style w:type="paragraph" w:styleId="Caption">
    <w:name w:val="caption"/>
    <w:basedOn w:val="Normal"/>
    <w:next w:val="Normal"/>
    <w:uiPriority w:val="35"/>
    <w:unhideWhenUsed/>
    <w:qFormat/>
    <w:rsid w:val="002F6199"/>
    <w:pPr>
      <w:spacing w:after="200" w:line="240" w:lineRule="auto"/>
    </w:pPr>
    <w:rPr>
      <w:rFonts w:ascii="Arial" w:eastAsia="MS Mincho" w:hAnsi="Arial" w:cs="Times New Roman"/>
      <w:b/>
      <w:bCs/>
      <w:color w:val="5B9BD5" w:themeColor="accent1"/>
      <w:sz w:val="18"/>
      <w:szCs w:val="18"/>
    </w:rPr>
  </w:style>
  <w:style w:type="table" w:customStyle="1" w:styleId="TableGridLight1">
    <w:name w:val="Table Grid Light1"/>
    <w:basedOn w:val="TableNormal"/>
    <w:uiPriority w:val="99"/>
    <w:rsid w:val="00BC400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EndNoteBibliographyTitle">
    <w:name w:val="EndNote Bibliography Title"/>
    <w:basedOn w:val="Normal"/>
    <w:link w:val="EndNoteBibliographyTitleChar"/>
    <w:rsid w:val="00BC4007"/>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C4007"/>
    <w:rPr>
      <w:rFonts w:ascii="Calibri" w:hAnsi="Calibri" w:cs="Calibri"/>
      <w:noProof/>
      <w:lang w:val="en-US"/>
    </w:rPr>
  </w:style>
  <w:style w:type="paragraph" w:customStyle="1" w:styleId="EndNoteBibliography">
    <w:name w:val="EndNote Bibliography"/>
    <w:basedOn w:val="Normal"/>
    <w:link w:val="EndNoteBibliographyChar"/>
    <w:rsid w:val="00BC4007"/>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C4007"/>
    <w:rPr>
      <w:rFonts w:ascii="Calibri" w:hAnsi="Calibri" w:cs="Calibri"/>
      <w:noProof/>
      <w:lang w:val="en-US"/>
    </w:rPr>
  </w:style>
  <w:style w:type="character" w:styleId="Hyperlink">
    <w:name w:val="Hyperlink"/>
    <w:basedOn w:val="DefaultParagraphFont"/>
    <w:uiPriority w:val="99"/>
    <w:unhideWhenUsed/>
    <w:rsid w:val="00BC4007"/>
    <w:rPr>
      <w:color w:val="0563C1" w:themeColor="hyperlink"/>
      <w:u w:val="single"/>
    </w:rPr>
  </w:style>
  <w:style w:type="paragraph" w:styleId="Header">
    <w:name w:val="header"/>
    <w:basedOn w:val="Normal"/>
    <w:link w:val="HeaderChar"/>
    <w:uiPriority w:val="99"/>
    <w:unhideWhenUsed/>
    <w:rsid w:val="00655A0C"/>
    <w:pPr>
      <w:tabs>
        <w:tab w:val="center" w:pos="4320"/>
        <w:tab w:val="right" w:pos="8640"/>
      </w:tabs>
      <w:spacing w:after="0" w:line="240" w:lineRule="auto"/>
    </w:pPr>
    <w:rPr>
      <w:rFonts w:eastAsia="Times New Roman" w:cs="Times New Roman"/>
    </w:rPr>
  </w:style>
  <w:style w:type="character" w:customStyle="1" w:styleId="HeaderChar">
    <w:name w:val="Header Char"/>
    <w:basedOn w:val="DefaultParagraphFont"/>
    <w:link w:val="Header"/>
    <w:uiPriority w:val="99"/>
    <w:rsid w:val="00655A0C"/>
    <w:rPr>
      <w:rFonts w:eastAsia="Times New Roman" w:cs="Times New Roman"/>
    </w:rPr>
  </w:style>
  <w:style w:type="character" w:customStyle="1" w:styleId="HTMLPreformattedChar">
    <w:name w:val="HTML Preformatted Char"/>
    <w:basedOn w:val="DefaultParagraphFont"/>
    <w:link w:val="HTMLPreformatted"/>
    <w:uiPriority w:val="99"/>
    <w:semiHidden/>
    <w:locked/>
    <w:rsid w:val="00655A0C"/>
    <w:rPr>
      <w:rFonts w:ascii="Courier New" w:hAnsi="Courier New" w:cs="Courier New"/>
      <w:sz w:val="20"/>
      <w:szCs w:val="20"/>
      <w:lang w:val="x-none" w:eastAsia="en-GB"/>
    </w:rPr>
  </w:style>
  <w:style w:type="paragraph" w:styleId="HTMLPreformatted">
    <w:name w:val="HTML Preformatted"/>
    <w:basedOn w:val="Normal"/>
    <w:link w:val="HTMLPreformattedChar"/>
    <w:uiPriority w:val="99"/>
    <w:semiHidden/>
    <w:unhideWhenUsed/>
    <w:rsid w:val="00655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x-none" w:eastAsia="en-GB"/>
    </w:rPr>
  </w:style>
  <w:style w:type="character" w:customStyle="1" w:styleId="HTMLPreformattedChar1">
    <w:name w:val="HTML Preformatted Char1"/>
    <w:basedOn w:val="DefaultParagraphFont"/>
    <w:uiPriority w:val="99"/>
    <w:semiHidden/>
    <w:rsid w:val="00655A0C"/>
    <w:rPr>
      <w:rFonts w:ascii="Courier" w:hAnsi="Courier"/>
      <w:sz w:val="20"/>
      <w:szCs w:val="20"/>
    </w:rPr>
  </w:style>
  <w:style w:type="paragraph" w:styleId="List">
    <w:name w:val="List"/>
    <w:basedOn w:val="Normal"/>
    <w:uiPriority w:val="99"/>
    <w:unhideWhenUsed/>
    <w:rsid w:val="00655A0C"/>
    <w:pPr>
      <w:spacing w:after="0" w:line="240" w:lineRule="auto"/>
      <w:ind w:left="283" w:hanging="283"/>
      <w:contextualSpacing/>
    </w:pPr>
    <w:rPr>
      <w:rFonts w:ascii="Arial" w:eastAsia="MS Mincho" w:hAnsi="Arial" w:cs="Times New Roman"/>
    </w:rPr>
  </w:style>
  <w:style w:type="paragraph" w:styleId="List2">
    <w:name w:val="List 2"/>
    <w:basedOn w:val="Normal"/>
    <w:uiPriority w:val="99"/>
    <w:unhideWhenUsed/>
    <w:rsid w:val="00655A0C"/>
    <w:pPr>
      <w:spacing w:after="0" w:line="240" w:lineRule="auto"/>
      <w:ind w:left="566" w:hanging="283"/>
      <w:contextualSpacing/>
    </w:pPr>
    <w:rPr>
      <w:rFonts w:ascii="Arial" w:eastAsia="MS Mincho" w:hAnsi="Arial" w:cs="Times New Roman"/>
    </w:rPr>
  </w:style>
  <w:style w:type="paragraph" w:styleId="ListBullet2">
    <w:name w:val="List Bullet 2"/>
    <w:basedOn w:val="Normal"/>
    <w:uiPriority w:val="99"/>
    <w:unhideWhenUsed/>
    <w:rsid w:val="00655A0C"/>
    <w:pPr>
      <w:numPr>
        <w:numId w:val="10"/>
      </w:numPr>
      <w:spacing w:after="0" w:line="240" w:lineRule="auto"/>
      <w:contextualSpacing/>
    </w:pPr>
    <w:rPr>
      <w:rFonts w:ascii="Arial" w:eastAsia="MS Mincho" w:hAnsi="Arial" w:cs="Times New Roman"/>
    </w:rPr>
  </w:style>
  <w:style w:type="paragraph" w:styleId="BodyText">
    <w:name w:val="Body Text"/>
    <w:basedOn w:val="Normal"/>
    <w:link w:val="BodyTextChar"/>
    <w:uiPriority w:val="99"/>
    <w:unhideWhenUsed/>
    <w:rsid w:val="00655A0C"/>
    <w:pPr>
      <w:spacing w:after="120" w:line="240" w:lineRule="auto"/>
    </w:pPr>
    <w:rPr>
      <w:rFonts w:ascii="Arial" w:eastAsia="MS Mincho" w:hAnsi="Arial" w:cs="Times New Roman"/>
    </w:rPr>
  </w:style>
  <w:style w:type="character" w:customStyle="1" w:styleId="BodyTextChar">
    <w:name w:val="Body Text Char"/>
    <w:basedOn w:val="DefaultParagraphFont"/>
    <w:link w:val="BodyText"/>
    <w:uiPriority w:val="99"/>
    <w:rsid w:val="00655A0C"/>
    <w:rPr>
      <w:rFonts w:ascii="Arial" w:eastAsia="MS Mincho" w:hAnsi="Arial" w:cs="Times New Roman"/>
    </w:rPr>
  </w:style>
  <w:style w:type="paragraph" w:styleId="BodyTextFirstIndent">
    <w:name w:val="Body Text First Indent"/>
    <w:basedOn w:val="BodyText"/>
    <w:link w:val="BodyTextFirstIndentChar"/>
    <w:uiPriority w:val="99"/>
    <w:unhideWhenUsed/>
    <w:rsid w:val="00655A0C"/>
    <w:pPr>
      <w:spacing w:after="0"/>
      <w:ind w:firstLine="360"/>
    </w:pPr>
  </w:style>
  <w:style w:type="character" w:customStyle="1" w:styleId="BodyTextFirstIndentChar">
    <w:name w:val="Body Text First Indent Char"/>
    <w:basedOn w:val="BodyTextChar"/>
    <w:link w:val="BodyTextFirstIndent"/>
    <w:uiPriority w:val="99"/>
    <w:rsid w:val="00655A0C"/>
    <w:rPr>
      <w:rFonts w:ascii="Arial" w:eastAsia="MS Mincho" w:hAnsi="Arial" w:cs="Times New Roman"/>
    </w:rPr>
  </w:style>
  <w:style w:type="paragraph" w:styleId="BodyTextIndent">
    <w:name w:val="Body Text Indent"/>
    <w:basedOn w:val="Normal"/>
    <w:link w:val="BodyTextIndentChar"/>
    <w:uiPriority w:val="99"/>
    <w:semiHidden/>
    <w:unhideWhenUsed/>
    <w:rsid w:val="00655A0C"/>
    <w:pPr>
      <w:spacing w:after="120" w:line="240" w:lineRule="auto"/>
      <w:ind w:left="283"/>
    </w:pPr>
    <w:rPr>
      <w:rFonts w:ascii="Arial" w:eastAsia="MS Mincho" w:hAnsi="Arial" w:cs="Times New Roman"/>
    </w:rPr>
  </w:style>
  <w:style w:type="character" w:customStyle="1" w:styleId="BodyTextIndentChar">
    <w:name w:val="Body Text Indent Char"/>
    <w:basedOn w:val="DefaultParagraphFont"/>
    <w:link w:val="BodyTextIndent"/>
    <w:uiPriority w:val="99"/>
    <w:semiHidden/>
    <w:rsid w:val="00655A0C"/>
    <w:rPr>
      <w:rFonts w:ascii="Arial" w:eastAsia="MS Mincho" w:hAnsi="Arial" w:cs="Times New Roman"/>
    </w:rPr>
  </w:style>
  <w:style w:type="paragraph" w:styleId="BodyTextFirstIndent2">
    <w:name w:val="Body Text First Indent 2"/>
    <w:basedOn w:val="BodyTextIndent"/>
    <w:link w:val="BodyTextFirstIndent2Char"/>
    <w:uiPriority w:val="99"/>
    <w:unhideWhenUsed/>
    <w:rsid w:val="00655A0C"/>
    <w:pPr>
      <w:spacing w:after="0"/>
      <w:ind w:left="360" w:firstLine="360"/>
    </w:pPr>
  </w:style>
  <w:style w:type="character" w:customStyle="1" w:styleId="BodyTextFirstIndent2Char">
    <w:name w:val="Body Text First Indent 2 Char"/>
    <w:basedOn w:val="BodyTextIndentChar"/>
    <w:link w:val="BodyTextFirstIndent2"/>
    <w:uiPriority w:val="99"/>
    <w:rsid w:val="00655A0C"/>
    <w:rPr>
      <w:rFonts w:ascii="Arial" w:eastAsia="MS Mincho" w:hAnsi="Arial" w:cs="Times New Roman"/>
    </w:rPr>
  </w:style>
  <w:style w:type="paragraph" w:customStyle="1" w:styleId="Default">
    <w:name w:val="Default"/>
    <w:rsid w:val="00655A0C"/>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styleId="NoSpacing">
    <w:name w:val="No Spacing"/>
    <w:uiPriority w:val="1"/>
    <w:qFormat/>
    <w:rsid w:val="00655A0C"/>
    <w:pPr>
      <w:spacing w:after="0" w:line="240" w:lineRule="auto"/>
    </w:pPr>
    <w:rPr>
      <w:rFonts w:eastAsia="Times New Roman" w:cs="Times New Roman"/>
    </w:rPr>
  </w:style>
  <w:style w:type="character" w:styleId="Strong">
    <w:name w:val="Strong"/>
    <w:basedOn w:val="DefaultParagraphFont"/>
    <w:uiPriority w:val="22"/>
    <w:qFormat/>
    <w:rsid w:val="00655A0C"/>
    <w:rPr>
      <w:rFonts w:cs="Times New Roman"/>
      <w:b/>
      <w:bCs/>
    </w:rPr>
  </w:style>
  <w:style w:type="paragraph" w:styleId="FootnoteText">
    <w:name w:val="footnote text"/>
    <w:basedOn w:val="Normal"/>
    <w:link w:val="FootnoteTextChar"/>
    <w:uiPriority w:val="99"/>
    <w:unhideWhenUsed/>
    <w:rsid w:val="00FD56FD"/>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rsid w:val="00FD56FD"/>
    <w:rPr>
      <w:rFonts w:ascii="Calibri" w:eastAsia="Calibri" w:hAnsi="Calibri" w:cs="Times New Roman"/>
      <w:sz w:val="20"/>
      <w:szCs w:val="20"/>
    </w:rPr>
  </w:style>
  <w:style w:type="character" w:styleId="FootnoteReference">
    <w:name w:val="footnote reference"/>
    <w:basedOn w:val="DefaultParagraphFont"/>
    <w:uiPriority w:val="99"/>
    <w:unhideWhenUsed/>
    <w:rsid w:val="00FD56FD"/>
    <w:rPr>
      <w:vertAlign w:val="superscript"/>
    </w:rPr>
  </w:style>
  <w:style w:type="paragraph" w:styleId="Revision">
    <w:name w:val="Revision"/>
    <w:hidden/>
    <w:uiPriority w:val="99"/>
    <w:semiHidden/>
    <w:rsid w:val="001362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62309">
      <w:bodyDiv w:val="1"/>
      <w:marLeft w:val="0"/>
      <w:marRight w:val="0"/>
      <w:marTop w:val="0"/>
      <w:marBottom w:val="0"/>
      <w:divBdr>
        <w:top w:val="none" w:sz="0" w:space="0" w:color="auto"/>
        <w:left w:val="none" w:sz="0" w:space="0" w:color="auto"/>
        <w:bottom w:val="none" w:sz="0" w:space="0" w:color="auto"/>
        <w:right w:val="none" w:sz="0" w:space="0" w:color="auto"/>
      </w:divBdr>
    </w:div>
    <w:div w:id="106511560">
      <w:bodyDiv w:val="1"/>
      <w:marLeft w:val="0"/>
      <w:marRight w:val="0"/>
      <w:marTop w:val="0"/>
      <w:marBottom w:val="0"/>
      <w:divBdr>
        <w:top w:val="none" w:sz="0" w:space="0" w:color="auto"/>
        <w:left w:val="none" w:sz="0" w:space="0" w:color="auto"/>
        <w:bottom w:val="none" w:sz="0" w:space="0" w:color="auto"/>
        <w:right w:val="none" w:sz="0" w:space="0" w:color="auto"/>
      </w:divBdr>
    </w:div>
    <w:div w:id="478543952">
      <w:bodyDiv w:val="1"/>
      <w:marLeft w:val="0"/>
      <w:marRight w:val="0"/>
      <w:marTop w:val="0"/>
      <w:marBottom w:val="0"/>
      <w:divBdr>
        <w:top w:val="none" w:sz="0" w:space="0" w:color="auto"/>
        <w:left w:val="none" w:sz="0" w:space="0" w:color="auto"/>
        <w:bottom w:val="none" w:sz="0" w:space="0" w:color="auto"/>
        <w:right w:val="none" w:sz="0" w:space="0" w:color="auto"/>
      </w:divBdr>
    </w:div>
    <w:div w:id="569077878">
      <w:bodyDiv w:val="1"/>
      <w:marLeft w:val="0"/>
      <w:marRight w:val="0"/>
      <w:marTop w:val="0"/>
      <w:marBottom w:val="0"/>
      <w:divBdr>
        <w:top w:val="none" w:sz="0" w:space="0" w:color="auto"/>
        <w:left w:val="none" w:sz="0" w:space="0" w:color="auto"/>
        <w:bottom w:val="none" w:sz="0" w:space="0" w:color="auto"/>
        <w:right w:val="none" w:sz="0" w:space="0" w:color="auto"/>
      </w:divBdr>
    </w:div>
    <w:div w:id="672532801">
      <w:bodyDiv w:val="1"/>
      <w:marLeft w:val="0"/>
      <w:marRight w:val="0"/>
      <w:marTop w:val="0"/>
      <w:marBottom w:val="0"/>
      <w:divBdr>
        <w:top w:val="none" w:sz="0" w:space="0" w:color="auto"/>
        <w:left w:val="none" w:sz="0" w:space="0" w:color="auto"/>
        <w:bottom w:val="none" w:sz="0" w:space="0" w:color="auto"/>
        <w:right w:val="none" w:sz="0" w:space="0" w:color="auto"/>
      </w:divBdr>
    </w:div>
    <w:div w:id="826558131">
      <w:bodyDiv w:val="1"/>
      <w:marLeft w:val="0"/>
      <w:marRight w:val="0"/>
      <w:marTop w:val="0"/>
      <w:marBottom w:val="0"/>
      <w:divBdr>
        <w:top w:val="none" w:sz="0" w:space="0" w:color="auto"/>
        <w:left w:val="none" w:sz="0" w:space="0" w:color="auto"/>
        <w:bottom w:val="none" w:sz="0" w:space="0" w:color="auto"/>
        <w:right w:val="none" w:sz="0" w:space="0" w:color="auto"/>
      </w:divBdr>
    </w:div>
    <w:div w:id="880092318">
      <w:bodyDiv w:val="1"/>
      <w:marLeft w:val="0"/>
      <w:marRight w:val="0"/>
      <w:marTop w:val="0"/>
      <w:marBottom w:val="0"/>
      <w:divBdr>
        <w:top w:val="none" w:sz="0" w:space="0" w:color="auto"/>
        <w:left w:val="none" w:sz="0" w:space="0" w:color="auto"/>
        <w:bottom w:val="none" w:sz="0" w:space="0" w:color="auto"/>
        <w:right w:val="none" w:sz="0" w:space="0" w:color="auto"/>
      </w:divBdr>
    </w:div>
    <w:div w:id="1075712788">
      <w:bodyDiv w:val="1"/>
      <w:marLeft w:val="0"/>
      <w:marRight w:val="0"/>
      <w:marTop w:val="0"/>
      <w:marBottom w:val="0"/>
      <w:divBdr>
        <w:top w:val="none" w:sz="0" w:space="0" w:color="auto"/>
        <w:left w:val="none" w:sz="0" w:space="0" w:color="auto"/>
        <w:bottom w:val="none" w:sz="0" w:space="0" w:color="auto"/>
        <w:right w:val="none" w:sz="0" w:space="0" w:color="auto"/>
      </w:divBdr>
    </w:div>
    <w:div w:id="1115757107">
      <w:bodyDiv w:val="1"/>
      <w:marLeft w:val="0"/>
      <w:marRight w:val="0"/>
      <w:marTop w:val="0"/>
      <w:marBottom w:val="0"/>
      <w:divBdr>
        <w:top w:val="none" w:sz="0" w:space="0" w:color="auto"/>
        <w:left w:val="none" w:sz="0" w:space="0" w:color="auto"/>
        <w:bottom w:val="none" w:sz="0" w:space="0" w:color="auto"/>
        <w:right w:val="none" w:sz="0" w:space="0" w:color="auto"/>
      </w:divBdr>
    </w:div>
    <w:div w:id="183429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image" Target="media/image13.png"/><Relationship Id="rId27" Type="http://schemas.openxmlformats.org/officeDocument/2006/relationships/hyperlink" Target="http://data.worldbank.org/indicator/SE.SEC.ENRR" TargetMode="External"/><Relationship Id="rId28" Type="http://schemas.openxmlformats.org/officeDocument/2006/relationships/fontTable" Target="fontTable.xml"/><Relationship Id="rId29" Type="http://schemas.openxmlformats.org/officeDocument/2006/relationships/theme" Target="theme/theme1.xml"/><Relationship Id="rId30" Type="http://schemas.microsoft.com/office/2011/relationships/commentsExtended" Target="commentsExtended.xml"/><Relationship Id="rId31" Type="http://schemas.microsoft.com/office/2011/relationships/people" Target="peop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FA911-5691-F549-BAF2-7048A70FF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57</Pages>
  <Words>18996</Words>
  <Characters>108280</Characters>
  <Application>Microsoft Macintosh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London School of Hygiene &amp; Tropical Medicine</Company>
  <LinksUpToDate>false</LinksUpToDate>
  <CharactersWithSpaces>127022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Harris</dc:creator>
  <cp:keywords/>
  <dc:description/>
  <cp:lastModifiedBy>Rebecca Harris</cp:lastModifiedBy>
  <cp:revision>40</cp:revision>
  <cp:lastPrinted>2014-09-16T12:47:00Z</cp:lastPrinted>
  <dcterms:created xsi:type="dcterms:W3CDTF">2014-09-21T18:28:00Z</dcterms:created>
  <dcterms:modified xsi:type="dcterms:W3CDTF">2014-10-06T00:03:00Z</dcterms:modified>
</cp:coreProperties>
</file>